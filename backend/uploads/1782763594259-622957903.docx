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r>
        <w:t xml:space="preserve">Demonstration of DOCX support in </w:t>
      </w:r>
      <w:r>
        <w:t>calibre</w:t>
      </w:r>
      <w:bookmarkEnd w:id="0"/>
    </w:p>
    <w:bookmarkEnd w:id="1"/>
    <w:bookmarkEnd w:id="2"/>
    <w:p w:rsidRDefault="00B63EA6" w14:paraId="65F08A47" w14:textId="77777777" w:rsidR="00B63EA6" w:rsidP="00230C50">
      <w:r>
        <w:t xml:space="preserve">This document demonstrates the ability of the </w:t>
      </w:r>
      <w:r>
        <w:t>calibre</w:t>
      </w:r>
      <w:r>
        <w:t xml:space="preserve"> DOCX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 tetetes</w:t>
      </w:r>
    </w:p>
    <w:p w:rsidRDefault="00565820" w14:paraId="081617B4" w14:textId="77777777" w:rsidR="00565820" w:rsidP="00230C50" w:rsidRPr="00565820">
      <w:r>
        <w:t xml:space="preserve">To see the DOCX conversion in action, simply add this file to </w:t>
      </w:r>
      <w:r>
        <w:t xml:space="preserve">calibre tet </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 testes</w:t>
      </w:r>
      <w:ins w:id="1" w:author="Policy Reviewer" w:authorEmail="policy.reviewer@lrn.local" w:date="2026-06-29T19:50:00.000Z">
        <w:r>
          <w:t>tetetetete</w:t>
        </w:r>
      </w:ins>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fill="DDDDDD" w:val="clear"/>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Pr>
            <w:color w:val="0000FF"/>
            <w:szCs w:val="24"/>
            <w:lang w:val="en-US" w:eastAsia="en-US" w:bidi="ar-SA"/>
            <w:rStyle w:val="Hyperlink"/>
            <w:rFonts w:ascii="Ubuntu" w:hAnsi="Ubuntu" w:eastAsia="Ubuntu" w:cs="Ubuntu"/>
            <w:sz w:val="24"/>
            <w:u w:val="single"/>
          </w:rPr>
          <w:t>calibre</w:t>
        </w:r>
      </w:hyperlink>
      <w:hyperlink w:history="1" r:id="rId9">
        <w:r>
          <w:rPr>
            <w:color w:val="0000FF"/>
            <w:szCs w:val="24"/>
            <w:lang w:val="en-US" w:eastAsia="en-US" w:bidi="ar-SA"/>
            <w:rStyle w:val="Hyperlink"/>
            <w:rFonts w:ascii="Ubuntu" w:hAnsi="Ubuntu" w:eastAsia="Ubuntu" w:cs="Ubuntu"/>
            <w:sz w:val="24"/>
            <w:u w:val="single"/>
          </w:rPr>
          <w:t xml:space="preserve"> download page</w:t>
        </w:r>
      </w:hyperlink>
      <w:r>
        <w:t>.</w:t>
      </w:r>
      <w:r w:rsidR="001B39A6">
        <w:t xml:space="preserve"> Then we have a link that points back to the section on </w:t>
      </w:r>
      <w:hyperlink w:anchor="_Paragraph_level_formatting" w:history="1">
        <w:r>
          <w:rPr>
            <w:color w:val="0000FF"/>
            <w:szCs w:val="24"/>
            <w:lang w:val="en-US" w:eastAsia="en-US" w:bidi="ar-SA"/>
            <w:rStyle w:val="Hyperlink"/>
            <w:rFonts w:ascii="Ubuntu" w:hAnsi="Ubuntu" w:eastAsia="Ubuntu" w:cs="Ubuntu"/>
            <w:sz w:val="24"/>
            <w:u w:val="single"/>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Pr>
            <w:sz w:val="24"/>
            <w:szCs w:val="24"/>
            <w:lang w:val="en-US" w:eastAsia="en-US" w:bidi="ar-SA"/>
            <w:bCs/>
            <w:rStyle w:val="Hyperlink"/>
            <w:noProof/>
            <w:b/>
            <w:rFonts w:ascii="Ubuntu" w:hAnsi="Ubuntu" w:eastAsia="Ubuntu" w:cs="Ubuntu"/>
          </w:rPr>
          <w:t>Demonstration of DOCX support in calibre</w:t>
        </w:r>
      </w:hyperlink>
      <w:r w:rsidRPr="00747584">
        <w:rPr>
          <w:noProof/>
          <w:webHidden/>
          <w:sz w:val="24"/>
          <w:szCs w:val="24"/>
        </w:rPr>
        <w:tab/>
      </w:r>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Pr>
            <w:sz w:val="24"/>
            <w:szCs w:val="24"/>
            <w:lang w:val="en-US" w:eastAsia="en-US" w:bidi="ar-SA"/>
            <w:bCs/>
            <w:rStyle w:val="Hyperlink"/>
            <w:noProof/>
            <w:b/>
            <w:rFonts w:ascii="Ubuntu" w:hAnsi="Ubuntu" w:eastAsia="Ubuntu" w:cs="Ubuntu"/>
          </w:rPr>
          <w:t>Text Formatting</w:t>
        </w:r>
      </w:hyperlink>
      <w:r w:rsidRPr="00747584">
        <w:rPr>
          <w:noProof/>
          <w:webHidden/>
          <w:sz w:val="24"/>
          <w:szCs w:val="24"/>
        </w:rPr>
        <w:tab/>
      </w:r>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Pr>
            <w:sz w:val="24"/>
            <w:szCs w:val="24"/>
            <w:lang w:val="en-US" w:eastAsia="en-US" w:bidi="ar-SA"/>
            <w:iCs/>
            <w:rStyle w:val="Hyperlink"/>
            <w:noProof/>
            <w:i/>
            <w:rFonts w:ascii="Ubuntu" w:hAnsi="Ubuntu" w:eastAsia="Ubuntu" w:cs="Ubuntu"/>
          </w:rPr>
          <w:t>Inline formatting</w:t>
        </w:r>
      </w:hyperlink>
      <w:r w:rsidRPr="00747584">
        <w:rPr>
          <w:noProof/>
          <w:webHidden/>
          <w:sz w:val="24"/>
          <w:szCs w:val="24"/>
        </w:rPr>
        <w:tab/>
      </w:r>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Pr>
            <w:sz w:val="24"/>
            <w:szCs w:val="24"/>
            <w:lang w:val="en-US" w:eastAsia="en-US" w:bidi="ar-SA"/>
            <w:iCs/>
            <w:rStyle w:val="Hyperlink"/>
            <w:noProof/>
            <w:i/>
            <w:rFonts w:ascii="Ubuntu" w:hAnsi="Ubuntu" w:eastAsia="Ubuntu" w:cs="Ubuntu"/>
          </w:rPr>
          <w:t>Fun with fonts</w:t>
        </w:r>
      </w:hyperlink>
      <w:r w:rsidRPr="00747584">
        <w:rPr>
          <w:noProof/>
          <w:webHidden/>
          <w:sz w:val="24"/>
          <w:szCs w:val="24"/>
        </w:rPr>
        <w:tab/>
      </w:r>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Pr>
            <w:sz w:val="24"/>
            <w:szCs w:val="24"/>
            <w:lang w:val="en-US" w:eastAsia="en-US" w:bidi="ar-SA"/>
            <w:iCs/>
            <w:rStyle w:val="Hyperlink"/>
            <w:noProof/>
            <w:i/>
            <w:rFonts w:ascii="Ubuntu" w:hAnsi="Ubuntu" w:eastAsia="Ubuntu" w:cs="Ubuntu"/>
          </w:rPr>
          <w:t>Paragraph level formatting</w:t>
        </w:r>
      </w:hyperlink>
      <w:r w:rsidRPr="00747584">
        <w:rPr>
          <w:noProof/>
          <w:webHidden/>
          <w:sz w:val="24"/>
          <w:szCs w:val="24"/>
        </w:rPr>
        <w:tab/>
      </w:r>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Pr>
            <w:sz w:val="24"/>
            <w:szCs w:val="24"/>
            <w:lang w:val="en-US" w:eastAsia="en-US" w:bidi="ar-SA"/>
            <w:bCs/>
            <w:rStyle w:val="Hyperlink"/>
            <w:noProof/>
            <w:b/>
            <w:rFonts w:ascii="Ubuntu" w:hAnsi="Ubuntu" w:eastAsia="Ubuntu" w:cs="Ubuntu"/>
          </w:rPr>
          <w:t>Tables</w:t>
        </w:r>
      </w:hyperlink>
      <w:r w:rsidRPr="00747584">
        <w:rPr>
          <w:noProof/>
          <w:webHidden/>
          <w:sz w:val="24"/>
          <w:szCs w:val="24"/>
        </w:rPr>
        <w:tab/>
      </w:r>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Pr>
            <w:sz w:val="24"/>
            <w:szCs w:val="24"/>
            <w:lang w:val="en-US" w:eastAsia="en-US" w:bidi="ar-SA"/>
            <w:bCs/>
            <w:rStyle w:val="Hyperlink"/>
            <w:noProof/>
            <w:b/>
            <w:rFonts w:ascii="Ubuntu" w:hAnsi="Ubuntu" w:eastAsia="Ubuntu" w:cs="Ubuntu"/>
          </w:rPr>
          <w:t>Structural Elements</w:t>
        </w:r>
      </w:hyperlink>
      <w:r w:rsidRPr="00747584">
        <w:rPr>
          <w:noProof/>
          <w:webHidden/>
          <w:sz w:val="24"/>
          <w:szCs w:val="24"/>
        </w:rPr>
        <w:tab/>
      </w:r>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Pr>
            <w:sz w:val="24"/>
            <w:szCs w:val="24"/>
            <w:lang w:val="en-US" w:eastAsia="en-US" w:bidi="ar-SA"/>
            <w:iCs/>
            <w:rStyle w:val="Hyperlink"/>
            <w:noProof/>
            <w:i/>
            <w:rFonts w:ascii="Ubuntu" w:hAnsi="Ubuntu" w:eastAsia="Ubuntu" w:cs="Ubuntu"/>
          </w:rPr>
          <w:t>Footnotes &amp; Endnotes</w:t>
        </w:r>
      </w:hyperlink>
      <w:r w:rsidRPr="00747584">
        <w:rPr>
          <w:noProof/>
          <w:webHidden/>
          <w:sz w:val="24"/>
          <w:szCs w:val="24"/>
        </w:rPr>
        <w:tab/>
      </w:r>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Pr>
            <w:sz w:val="24"/>
            <w:szCs w:val="24"/>
            <w:lang w:val="en-US" w:eastAsia="en-US" w:bidi="ar-SA"/>
            <w:iCs/>
            <w:rStyle w:val="Hyperlink"/>
            <w:noProof/>
            <w:i/>
            <w:rFonts w:ascii="Ubuntu" w:hAnsi="Ubuntu" w:eastAsia="Ubuntu" w:cs="Ubuntu"/>
          </w:rPr>
          <w:t>Dropcaps</w:t>
        </w:r>
      </w:hyperlink>
      <w:r w:rsidRPr="00747584">
        <w:rPr>
          <w:noProof/>
          <w:webHidden/>
          <w:sz w:val="24"/>
          <w:szCs w:val="24"/>
        </w:rPr>
        <w:tab/>
      </w:r>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Pr>
            <w:sz w:val="24"/>
            <w:szCs w:val="24"/>
            <w:lang w:val="en-US" w:eastAsia="en-US" w:bidi="ar-SA"/>
            <w:iCs/>
            <w:rStyle w:val="Hyperlink"/>
            <w:noProof/>
            <w:i/>
            <w:rFonts w:ascii="Ubuntu" w:hAnsi="Ubuntu" w:eastAsia="Ubuntu" w:cs="Ubuntu"/>
          </w:rPr>
          <w:t>Links</w:t>
        </w:r>
      </w:hyperlink>
      <w:r w:rsidRPr="00747584">
        <w:rPr>
          <w:noProof/>
          <w:webHidden/>
          <w:sz w:val="24"/>
          <w:szCs w:val="24"/>
        </w:rPr>
        <w:tab/>
      </w:r>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Pr>
            <w:sz w:val="24"/>
            <w:szCs w:val="24"/>
            <w:lang w:val="en-US" w:eastAsia="en-US" w:bidi="ar-SA"/>
            <w:iCs/>
            <w:rStyle w:val="Hyperlink"/>
            <w:noProof/>
            <w:i/>
            <w:rFonts w:ascii="Ubuntu" w:hAnsi="Ubuntu" w:eastAsia="Ubuntu" w:cs="Ubuntu"/>
          </w:rPr>
          <w:t>Table of Contents</w:t>
        </w:r>
      </w:hyperlink>
      <w:r w:rsidRPr="00747584">
        <w:rPr>
          <w:noProof/>
          <w:webHidden/>
          <w:sz w:val="24"/>
          <w:szCs w:val="24"/>
        </w:rPr>
        <w:tab/>
      </w:r>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Pr>
            <w:sz w:val="24"/>
            <w:szCs w:val="24"/>
            <w:lang w:val="en-US" w:eastAsia="en-US" w:bidi="ar-SA"/>
            <w:bCs/>
            <w:rStyle w:val="Hyperlink"/>
            <w:noProof/>
            <w:b/>
            <w:rFonts w:ascii="Ubuntu" w:hAnsi="Ubuntu" w:eastAsia="Ubuntu" w:cs="Ubuntu"/>
          </w:rPr>
          <w:t>Images</w:t>
        </w:r>
      </w:hyperlink>
      <w:r w:rsidRPr="00747584">
        <w:rPr>
          <w:noProof/>
          <w:webHidden/>
          <w:sz w:val="24"/>
          <w:szCs w:val="24"/>
        </w:rPr>
        <w:tab/>
      </w:r>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Pr>
            <w:sz w:val="24"/>
            <w:szCs w:val="24"/>
            <w:lang w:val="en-US" w:eastAsia="en-US" w:bidi="ar-SA"/>
            <w:bCs/>
            <w:rStyle w:val="Hyperlink"/>
            <w:noProof/>
            <w:b/>
            <w:rFonts w:ascii="Ubuntu" w:hAnsi="Ubuntu" w:eastAsia="Ubuntu" w:cs="Ubuntu"/>
          </w:rPr>
          <w:t>Lists</w:t>
        </w:r>
      </w:hyperlink>
      <w:r w:rsidRPr="00747584">
        <w:rPr>
          <w:noProof/>
          <w:webHidden/>
          <w:sz w:val="24"/>
          <w:szCs w:val="24"/>
        </w:rPr>
        <w:tab/>
      </w:r>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Pr>
            <w:sz w:val="24"/>
            <w:szCs w:val="24"/>
            <w:lang w:val="en-US" w:eastAsia="en-US" w:bidi="ar-SA"/>
            <w:iCs/>
            <w:rStyle w:val="Hyperlink"/>
            <w:noProof/>
            <w:i/>
            <w:rFonts w:ascii="Ubuntu" w:hAnsi="Ubuntu" w:eastAsia="Ubuntu" w:cs="Ubuntu"/>
          </w:rPr>
          <w:t>Bulleted List</w:t>
        </w:r>
      </w:hyperlink>
      <w:r w:rsidRPr="00747584">
        <w:rPr>
          <w:noProof/>
          <w:webHidden/>
          <w:sz w:val="24"/>
          <w:szCs w:val="24"/>
        </w:rPr>
        <w:tab/>
      </w:r>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Pr>
            <w:sz w:val="24"/>
            <w:szCs w:val="24"/>
            <w:lang w:val="en-US" w:eastAsia="en-US" w:bidi="ar-SA"/>
            <w:iCs/>
            <w:rStyle w:val="Hyperlink"/>
            <w:noProof/>
            <w:i/>
            <w:rFonts w:ascii="Ubuntu" w:hAnsi="Ubuntu" w:eastAsia="Ubuntu" w:cs="Ubuntu"/>
          </w:rPr>
          <w:t>Numbered List</w:t>
        </w:r>
      </w:hyperlink>
      <w:r w:rsidRPr="00747584">
        <w:rPr>
          <w:noProof/>
          <w:webHidden/>
          <w:sz w:val="24"/>
          <w:szCs w:val="24"/>
        </w:rPr>
        <w:tab/>
      </w:r>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Pr>
            <w:sz w:val="24"/>
            <w:szCs w:val="24"/>
            <w:lang w:val="en-US" w:eastAsia="en-US" w:bidi="ar-SA"/>
            <w:iCs/>
            <w:rStyle w:val="Hyperlink"/>
            <w:noProof/>
            <w:i/>
            <w:rFonts w:ascii="Ubuntu" w:hAnsi="Ubuntu" w:eastAsia="Ubuntu" w:cs="Ubuntu"/>
          </w:rPr>
          <w:t>Multi-level Lists</w:t>
        </w:r>
      </w:hyperlink>
      <w:r w:rsidRPr="00747584">
        <w:rPr>
          <w:noProof/>
          <w:webHidden/>
          <w:sz w:val="24"/>
          <w:szCs w:val="24"/>
        </w:rPr>
        <w:tab/>
      </w:r>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Pr>
            <w:sz w:val="24"/>
            <w:szCs w:val="24"/>
            <w:lang w:val="en-US" w:eastAsia="en-US" w:bidi="ar-SA"/>
            <w:iCs/>
            <w:rStyle w:val="Hyperlink"/>
            <w:noProof/>
            <w:i/>
            <w:rFonts w:ascii="Ubuntu" w:hAnsi="Ubuntu" w:eastAsia="Ubuntu" w:cs="Ubuntu"/>
          </w:rPr>
          <w:t>Continued Lists</w:t>
        </w:r>
      </w:hyperlink>
      <w:r w:rsidRPr="00747584">
        <w:rPr>
          <w:noProof/>
          <w:webHidden/>
          <w:sz w:val="24"/>
          <w:szCs w:val="24"/>
        </w:rPr>
        <w:tab/>
      </w:r>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vertAlign w:val="superscript"/>
        </w:rPr>
      </w:r>
      <w:r>
        <w:rPr>
          <w:rStyle w:val="EndnoteReference"/>
          <w:vertAlign w:val="superscript"/>
        </w:rPr>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vertAlign w:val="superscript"/>
        </w:rPr>
      </w:r>
      <w:r>
        <w:rPr>
          <w:rStyle w:val="FootnoteReference"/>
          <w:vertAlign w:val="superscript"/>
        </w:rPr>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1556</Words>
  <Characters>7244</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