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rsidRDefault="00B63EA6" w14:paraId="22E5D386" w14:textId="77777777" w:rsidR="00332BA2" w:rsidP="00217028">
      <w:pPr>
        <w:pStyle w:val="Title"/>
        <w:outlineLvl w:val="0"/>
      </w:pPr>
      <w:bookmarkStart w:id="0" w:name="_Toc359077851"/>
      <w:bookmarkStart w:id="1" w:name="OLE_LINK1"/>
      <w:bookmarkStart w:id="2" w:name="OLE_LINK2"/>
      <w:r>
        <w:t xml:space="preserve">Demonstration of DOCX support in </w:t>
      </w:r>
      <w:r>
        <w:t>calibre</w:t>
      </w:r>
      <w:bookmarkEnd w:id="0"/>
    </w:p>
    <w:bookmarkEnd w:id="1"/>
    <w:bookmarkEnd w:id="2"/>
    <w:p w:rsidRDefault="00B63EA6" w14:paraId="65F08A47" w14:textId="77777777" w:rsidR="00B63EA6" w:rsidP="00230C50">
      <w:r>
        <w:t xml:space="preserve">This document demonstrates the ability of the </w:t>
      </w:r>
      <w:r>
        <w:t>calibre</w:t>
      </w:r>
      <w:r>
        <w:t xml:space="preserve"> DOCX Input plugin to convert the various typographic features in a Microsoft Word (2007 and newer) document. Convert this document to a modern </w:t>
      </w:r>
      <w:r>
        <w:t>ebook</w:t>
      </w:r>
      <w:r>
        <w:t xml:space="preserve"> format, such as AZW3 for Kindles or EPUB for other </w:t>
      </w:r>
      <w:r>
        <w:t>ebook</w:t>
      </w:r>
      <w:r>
        <w:t xml:space="preserve"> readers, to see it in action.</w:t>
      </w:r>
    </w:p>
    <w:p w:rsidRDefault="00A406DC" w14:paraId="57F5B463" w14:textId="77777777" w:rsidR="00A406DC" w:rsidP="00230C50">
      <w:r>
        <w:t xml:space="preserve">There is support for images, tables, lists, footnotes, endnotes, </w:t>
      </w:r>
      <w:r w:rsidR="006E0607">
        <w:t xml:space="preserve">links, </w:t>
      </w:r>
      <w:r w:rsidR="006E0607">
        <w:t>dropcaps</w:t>
      </w:r>
      <w:r w:rsidR="006E0607">
        <w:t xml:space="preserve"> and </w:t>
      </w:r>
      <w:r w:rsidR="00517777">
        <w:t>various</w:t>
      </w:r>
      <w:r>
        <w:t xml:space="preserve"> types of text and paragraph level formatting. tetetes</w:t>
      </w:r>
    </w:p>
    <w:p w:rsidRDefault="00565820" w14:paraId="081617B4" w14:textId="77777777" w:rsidR="00565820" w:rsidP="00230C50" w:rsidRPr="00565820">
      <w:r>
        <w:t xml:space="preserve">To see the DOCX conversion in action, simply add this file to </w:t>
      </w:r>
      <w:r>
        <w:t xml:space="preserve">calibre tet </w:t>
      </w:r>
      <w:r>
        <w:t xml:space="preserve"> using the </w:t>
      </w:r>
      <w:r>
        <w:rPr>
          <w:b/>
          <w:szCs w:val="24"/>
        </w:rPr>
        <w:t xml:space="preserve">“Add Books” </w:t>
      </w:r>
      <w:r>
        <w:t>button and then click “</w:t>
      </w:r>
      <w:r>
        <w:rPr>
          <w:b/>
          <w:szCs w:val="24"/>
        </w:rPr>
        <w:t xml:space="preserve">Convert”. </w:t>
      </w:r>
      <w:r>
        <w:t xml:space="preserve"> Set the output format in the top right corner of the conversion dialog to EPUB or AZW3 and click </w:t>
      </w:r>
      <w:r>
        <w:rPr>
          <w:b/>
          <w:szCs w:val="24"/>
        </w:rPr>
        <w:t>“OK”</w:t>
      </w:r>
      <w:r>
        <w:t>. testes</w:t>
      </w:r>
      <w:ins w:id="1" w:author="Policy Reviewer" w:authorEmail="policy.reviewer@lrn.local" w:date="2026-06-29T19:50:00.000Z">
        <w:r>
          <w:t>tetetetete</w:t>
        </w:r>
      </w:ins>
    </w:p>
    <w:p w:rsidRDefault="00386659" w14:paraId="529810C8" w14:textId="77777777" w:rsidR="00386659" w:rsidP="00230C50"/>
    <w:p w:rsidRDefault="00386659" w14:paraId="2EC8B1EF" w14:textId="77777777" w:rsidR="00386659" w:rsidP="00386659">
      <w:pPr>
        <w:pStyle w:val="Heading1"/>
      </w:pPr>
      <w:bookmarkStart w:id="3" w:name="_Toc359077852"/>
      <w:r>
        <w:t>Text Formatting</w:t>
      </w:r>
      <w:bookmarkEnd w:id="3"/>
    </w:p>
    <w:p w:rsidRDefault="00753CF0" w14:paraId="645ED92A" w14:textId="77777777" w:rsidR="00386659" w:rsidP="00753CF0">
      <w:pPr>
        <w:pStyle w:val="Heading2"/>
      </w:pPr>
      <w:bookmarkStart w:id="4" w:name="_Toc359077853"/>
      <w:r>
        <w:t>Inline formatting</w:t>
      </w:r>
      <w:bookmarkEnd w:id="4"/>
    </w:p>
    <w:p w:rsidRDefault="00386659" w14:paraId="25BE1B11" w14:textId="77777777" w:rsidR="00386659" w:rsidP="00386659">
      <w:r>
        <w:t>Here, we demonstrate various types of inline text formatting and the use of embedded fonts.</w:t>
      </w:r>
    </w:p>
    <w:p w:rsidRDefault="00386659" w14:paraId="092129DB" w14:textId="77777777" w:rsidR="00A65B8B" w:rsidP="00386659">
      <w:r>
        <w:t xml:space="preserve">Here is some </w:t>
      </w:r>
      <w:r>
        <w:rPr>
          <w:b/>
          <w:szCs w:val="24"/>
        </w:rPr>
        <w:t xml:space="preserve">bold, </w:t>
      </w:r>
      <w:r>
        <w:rPr>
          <w:i/>
          <w:szCs w:val="24"/>
        </w:rPr>
        <w:t xml:space="preserve">italic, </w:t>
      </w:r>
      <w:r>
        <w:rPr>
          <w:b/>
          <w:i/>
          <w:szCs w:val="24"/>
        </w:rPr>
        <w:t xml:space="preserve">bold-italic, </w:t>
      </w:r>
      <w:r>
        <w:rPr>
          <w:u w:val="single"/>
          <w:szCs w:val="24"/>
        </w:rPr>
        <w:t xml:space="preserve">underlined </w:t>
      </w:r>
      <w:r w:rsidRPr="00386659">
        <w:t xml:space="preserve">and </w:t>
      </w:r>
      <w:r>
        <w:rPr>
          <w:strike/>
          <w:szCs w:val="24"/>
        </w:rPr>
        <w:t xml:space="preserve">struck out </w:t>
      </w:r>
      <w:r>
        <w:t xml:space="preserve"> text. Then, we have a super</w:t>
      </w:r>
      <w:r>
        <w:rPr>
          <w:vertAlign w:val="superscript"/>
          <w:szCs w:val="24"/>
        </w:rPr>
        <w:t>script</w:t>
      </w:r>
      <w:r>
        <w:t xml:space="preserve"> and a sub</w:t>
      </w:r>
      <w:r>
        <w:rPr>
          <w:vertAlign w:val="subscript"/>
          <w:szCs w:val="24"/>
        </w:rPr>
        <w:t>script</w:t>
      </w:r>
      <w:r>
        <w:t xml:space="preserve">. Now we see some </w:t>
      </w:r>
      <w:r>
        <w:rPr>
          <w:color w:val="FF0000"/>
          <w:szCs w:val="24"/>
        </w:rPr>
        <w:t>red</w:t>
      </w:r>
      <w:r>
        <w:t xml:space="preserve">, </w:t>
      </w:r>
      <w:r>
        <w:rPr>
          <w:color w:val="92D050"/>
          <w:szCs w:val="24"/>
        </w:rPr>
        <w:t>green</w:t>
      </w:r>
      <w:r>
        <w:t xml:space="preserve"> and </w:t>
      </w:r>
      <w:r>
        <w:rPr>
          <w:color w:val="0070C0"/>
          <w:szCs w:val="24"/>
        </w:rPr>
        <w:t>blue</w:t>
      </w:r>
      <w:r>
        <w:t xml:space="preserve"> text. Some text with a </w:t>
      </w:r>
      <w:r w:rsidRPr="00386659">
        <w:rPr>
          <w:highlight w:val="yellow"/>
          <w:szCs w:val="24"/>
        </w:rPr>
        <w:t>yellow highlight</w:t>
      </w:r>
      <w:r>
        <w:t>. Some text in a</w:t>
      </w:r>
      <w:r w:rsidR="00A52AAF">
        <w:t xml:space="preserve"> </w:t>
      </w:r>
      <w:r w:rsidRPr="00386659">
        <w:rPr>
          <w:bdr w:val="single" w:color="auto" w:sz="4" w:space="0"/>
          <w:szCs w:val="24"/>
        </w:rPr>
        <w:t>box</w:t>
      </w:r>
      <w:r w:rsidR="00145654">
        <w:t>. Some text</w:t>
      </w:r>
      <w:r>
        <w:t xml:space="preserve"> in </w:t>
      </w:r>
      <w:r w:rsidRPr="00386659">
        <w:rPr>
          <w:color w:val="FFFFFF"/>
          <w:shd w:color="auto" w:fill="000000" w:themeFill="text1" w:val="clear"/>
          <w:szCs w:val="24"/>
          <w:highlight w:val="black"/>
        </w:rPr>
        <w:t>inverse video</w:t>
      </w:r>
      <w:r>
        <w:t>.</w:t>
      </w:r>
    </w:p>
    <w:p w:rsidRDefault="00A65B8B" w14:paraId="584F5F65" w14:textId="77777777" w:rsidR="00A65B8B" w:rsidP="00A65B8B">
      <w:r>
        <w:t xml:space="preserve">A paragraph with styled text: </w:t>
      </w:r>
      <w:r w:rsidRPr="00A65B8B">
        <w:rPr>
          <w:rStyle w:val="SubtleEmphasis"/>
          <w:color w:val="808080"/>
          <w:szCs w:val="24"/>
        </w:rPr>
        <w:t>subtle emphasis</w:t>
      </w:r>
      <w:r>
        <w:rPr>
          <w:rStyle w:val="SubtleEmphasis"/>
          <w:color w:val="808080"/>
          <w:szCs w:val="24"/>
        </w:rPr>
        <w:t xml:space="preserve">  </w:t>
      </w:r>
      <w:r w:rsidRPr="00A65B8B">
        <w:t>f</w:t>
      </w:r>
      <w:r>
        <w:t xml:space="preserve">ollowed by </w:t>
      </w:r>
      <w:r>
        <w:rPr>
          <w:rStyle w:val="Strong"/>
          <w:szCs w:val="24"/>
        </w:rPr>
        <w:t xml:space="preserve">strong text </w:t>
      </w:r>
      <w:r w:rsidRPr="00A65B8B">
        <w:t>a</w:t>
      </w:r>
      <w:r>
        <w:t xml:space="preserve">nd </w:t>
      </w:r>
      <w:r>
        <w:rPr>
          <w:rStyle w:val="IntenseEmphasis"/>
          <w:color w:val="4F81BD"/>
          <w:szCs w:val="24"/>
        </w:rPr>
        <w:t>intense emphasis</w:t>
      </w:r>
      <w:r w:rsidRPr="00A65B8B">
        <w:t>.</w:t>
      </w:r>
      <w:r>
        <w:t xml:space="preserve"> This paragraph uses document wide styles for styling rather than inline text properties as demonstrated in the previous paragraph</w:t>
      </w:r>
      <w:r w:rsidR="007752F6">
        <w:t xml:space="preserve"> — </w:t>
      </w:r>
      <w:r>
        <w:t>calibre</w:t>
      </w:r>
      <w:r>
        <w:t xml:space="preserve"> can handle both with equal ease.</w:t>
      </w:r>
    </w:p>
    <w:p w:rsidRDefault="00025E62" w14:paraId="780B7F4D" w14:textId="77777777" w:rsidR="00025E62" w:rsidP="00025E62">
      <w:pPr>
        <w:pStyle w:val="Heading2"/>
      </w:pPr>
      <w:bookmarkStart w:id="5" w:name="_Toc359077854"/>
      <w:r>
        <w:t>Fun with fonts</w:t>
      </w:r>
      <w:bookmarkEnd w:id="5"/>
    </w:p>
    <w:p w:rsidRDefault="00F53871" w14:paraId="6C1FB677" w14:textId="77777777" w:rsidR="00F53871" w:rsidP="00A65B8B">
      <w:r>
        <w:t xml:space="preserve">This document has embedded the Ubuntu font family. The body text is in the Ubuntu typeface, here is </w:t>
      </w:r>
      <w:r w:rsidRPr="00F53871">
        <w:rPr>
          <w:rFonts w:ascii="Ubuntu Mono" w:hAnsi="Ubuntu Mono" w:eastAsiaTheme="minorHAnsi" w:cstheme="minorBidi"/>
          <w:szCs w:val="24"/>
        </w:rPr>
        <w:t>some text in the Ubuntu Mono typeface</w:t>
      </w:r>
      <w:r w:rsidR="003304EF">
        <w:rPr>
          <w:rFonts w:ascii="Ubuntu Mono" w:hAnsi="Ubuntu Mono" w:eastAsiaTheme="minorHAnsi" w:cstheme="minorBidi"/>
          <w:szCs w:val="24"/>
        </w:rPr>
        <w:t xml:space="preserve">, notice how every letter has the same width, even </w:t>
      </w:r>
      <w:r w:rsidR="003304EF">
        <w:rPr>
          <w:rFonts w:ascii="Ubuntu Mono" w:hAnsi="Ubuntu Mono" w:eastAsiaTheme="minorHAnsi" w:cstheme="minorBidi"/>
          <w:szCs w:val="24"/>
        </w:rPr>
        <w:t>i</w:t>
      </w:r>
      <w:r w:rsidR="003304EF">
        <w:rPr>
          <w:rFonts w:ascii="Ubuntu Mono" w:hAnsi="Ubuntu Mono" w:eastAsiaTheme="minorHAnsi" w:cstheme="minorBidi"/>
          <w:szCs w:val="24"/>
        </w:rPr>
        <w:t xml:space="preserve"> and m</w:t>
      </w:r>
      <w:r>
        <w:t xml:space="preserve">. Every embedded font will automatically be embedded in the output </w:t>
      </w:r>
      <w:r>
        <w:t>ebook</w:t>
      </w:r>
      <w:r>
        <w:t xml:space="preserve"> during conversion.</w:t>
      </w:r>
      <w:r w:rsidR="00BA7C2B">
        <w:t xml:space="preserve"> </w:t>
      </w:r>
    </w:p>
    <w:p w:rsidRDefault="001D582F" w14:paraId="17A7D910" w14:textId="77777777" w:rsidR="001D582F" w:rsidP="001D582F">
      <w:pPr>
        <w:pStyle w:val="Heading2"/>
        <w:rPr>
          <w:rStyle w:val="IntenseEmphasis"/>
          <w:b/>
          <w:bCs/>
          <w:i w:val="0"/>
          <w:iCs w:val="0"/>
        </w:rPr>
      </w:pPr>
      <w:bookmarkStart w:id="6" w:name="_Paragraph_level_formatting"/>
      <w:bookmarkStart w:id="7" w:name="_Toc359077855"/>
      <w:bookmarkEnd w:id="6"/>
      <w:r>
        <w:rPr>
          <w:rStyle w:val="IntenseEmphasis"/>
          <w:i w:val="0"/>
          <w:iCs w:val="0"/>
          <w:color w:val="4F81BD"/>
        </w:rPr>
        <w:t>Paragraph level formatting</w:t>
      </w:r>
      <w:bookmarkEnd w:id="7"/>
    </w:p>
    <w:p w:rsidRDefault="001D582F" w14:paraId="1D3EE899" w14:textId="77777777" w:rsidR="001D582F" w:rsidP="001D582F">
      <w:pPr>
        <w:pBdr>
          <w:right w:val="single" w:color="auto" w:sz="4" w:space="4"/>
        </w:pBdr>
        <w:shd w:color="auto" w:fill="DDDDDD" w:val="clear"/>
        <w:jc w:val="right"/>
      </w:pPr>
      <w:r>
        <w:rPr>
          <w:szCs w:val="24"/>
          <w:shd w:color="auto" w:val="clear" w:fill="DDDDDD"/>
        </w:rPr>
        <w:t>You can do crazy things with paragraphs, if the urge strikes you. For instance this paragraph is right aligned and has a right border. It has also been given a light gray background.</w:t>
      </w:r>
    </w:p>
    <w:p w:rsidRDefault="00A46055" w14:paraId="116DE863" w14:textId="77777777" w:rsidR="00A46055" w:rsidP="00A46055">
      <w:pPr>
        <w:spacing w:before="600"/>
        <w:ind w:hanging="720" w:left="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Default="00297ABF" w14:paraId="4078D749" w14:textId="77777777" w:rsidR="00297ABF" w:rsidP="00297ABF">
      <w:pPr>
        <w:pStyle w:val="Heading1"/>
      </w:pPr>
      <w:bookmarkStart w:id="8" w:name="_Toc359077856"/>
      <w:r>
        <w:t>Tables</w:t>
      </w:r>
      <w:bookmarkEnd w:id="8"/>
    </w:p>
    <w:tbl>
      <w:tblPr>
        <w:tblStyle w:val="LightList-Accent3"/>
        <w:tblpPr w:rightFromText="187" w:bottomFromText="72" w:tblpY="1" w:vertAnchor="text"/>
        <w:tblOverlap w:val="never"/>
        <w:tblW w:w="0" w:type="auto"/>
        <w:tblLook w:firstColumn="0" w:firstRow="1" w:lastColumn="0" w:lastRow="0" w:noHBand="1" w:noVBand="1" w:val="0620"/>
        <w:tblCellMar>
          <w:top w:w="0" w:type="dxa"/>
          <w:left w:w="108" w:type="dxa"/>
          <w:bottom w:w="0" w:type="dxa"/>
          <w:right w:w="108" w:type="dxa"/>
        </w:tblCellMar>
      </w:tblPr>
      <w:tblGrid>
        <w:gridCol w:w="1818"/>
        <w:gridCol w:w="1620"/>
      </w:tblGrid>
      <w:tr w:rsidR="00297ABF" w:rsidTr="00B86920" w14:paraId="698D0AB2" w14:textId="77777777">
        <w:trPr>
          <w:hidden w:val="0"/>
          <w:cnfStyle w:evenHBand="0" w:evenVBand="0" w:firstColumn="0" w:firstRow="1" w:firstRowFirstColumn="0" w:firstRowLastColumn="0" w:lastColumn="0" w:lastRow="0" w:lastRowFirstColumn="0" w:lastRowLastColumn="0" w:oddHBand="0" w:oddVBand="0" w:val="100000000000"/>
        </w:trPr>
        <w:tc>
          <w:tcPr>
            <w:tcW w:w="1818" w:type="dxa"/>
          </w:tcPr>
          <w:p w:rsidRDefault="00297ABF" w14:paraId="76E7E3A2" w14:textId="77777777" w:rsidR="00297ABF" w:rsidP="00B86920">
            <w:r>
              <w:t>ITEM</w:t>
            </w:r>
          </w:p>
        </w:tc>
        <w:tc>
          <w:tcPr>
            <w:tcW w:w="1620" w:type="dxa"/>
          </w:tcPr>
          <w:p w:rsidRDefault="00297ABF" w14:paraId="3914AF12" w14:textId="77777777" w:rsidR="00297ABF" w:rsidP="00B86920">
            <w:r>
              <w:t>NEEDED</w:t>
            </w:r>
          </w:p>
        </w:tc>
      </w:tr>
      <w:tr w:rsidR="00297ABF" w:rsidTr="00B86920" w14:paraId="011F2889" w14:textId="77777777">
        <w:tc>
          <w:tcPr>
            <w:tcW w:w="1818" w:type="dxa"/>
          </w:tcPr>
          <w:p w:rsidRDefault="00297ABF" w14:paraId="62E0419A" w14:textId="77777777" w:rsidR="00297ABF" w:rsidP="00B86920">
            <w:r>
              <w:t>Books</w:t>
            </w:r>
          </w:p>
        </w:tc>
        <w:tc>
          <w:tcPr>
            <w:tcW w:w="1620" w:type="dxa"/>
          </w:tcPr>
          <w:p w:rsidRDefault="00297ABF" w14:paraId="5041A336" w14:textId="77777777" w:rsidR="00297ABF" w:rsidP="00B86920">
            <w:r>
              <w:t>1</w:t>
            </w:r>
          </w:p>
        </w:tc>
      </w:tr>
      <w:tr w:rsidR="00297ABF" w:rsidTr="00B86920" w14:paraId="0B1FC998" w14:textId="77777777">
        <w:tc>
          <w:tcPr>
            <w:tcW w:w="1818" w:type="dxa"/>
          </w:tcPr>
          <w:p w:rsidRDefault="00297ABF" w14:paraId="2362C20C" w14:textId="77777777" w:rsidR="00297ABF" w:rsidP="00B86920">
            <w:r>
              <w:t>Pens</w:t>
            </w:r>
          </w:p>
        </w:tc>
        <w:tc>
          <w:tcPr>
            <w:tcW w:w="1620" w:type="dxa"/>
          </w:tcPr>
          <w:p w:rsidRDefault="00297ABF" w14:paraId="1EBB1BA2" w14:textId="77777777" w:rsidR="00297ABF" w:rsidP="00B86920">
            <w:r>
              <w:t>3</w:t>
            </w:r>
          </w:p>
        </w:tc>
      </w:tr>
      <w:tr w:rsidR="00297ABF" w:rsidTr="00B86920" w14:paraId="0EDCE2FE" w14:textId="77777777">
        <w:tc>
          <w:tcPr>
            <w:tcW w:w="1818" w:type="dxa"/>
          </w:tcPr>
          <w:p w:rsidRDefault="00297ABF" w14:paraId="5D857CBC" w14:textId="77777777" w:rsidR="00297ABF" w:rsidP="00B86920">
            <w:r>
              <w:t>Pencils</w:t>
            </w:r>
          </w:p>
        </w:tc>
        <w:tc>
          <w:tcPr>
            <w:tcW w:w="1620" w:type="dxa"/>
          </w:tcPr>
          <w:p w:rsidRDefault="00297ABF" w14:paraId="650F1671" w14:textId="77777777" w:rsidR="00297ABF" w:rsidP="00B86920">
            <w:r>
              <w:t>2</w:t>
            </w:r>
          </w:p>
        </w:tc>
      </w:tr>
      <w:tr w:rsidR="00297ABF" w:rsidTr="00B86920" w14:paraId="0E94BA18" w14:textId="77777777">
        <w:tc>
          <w:tcPr>
            <w:tcW w:w="1818" w:type="dxa"/>
          </w:tcPr>
          <w:p w:rsidRDefault="00297ABF" w14:paraId="4AFCDA01" w14:textId="77777777" w:rsidR="00297ABF" w:rsidP="00B86920">
            <w:r>
              <w:t>Highlighter</w:t>
            </w:r>
          </w:p>
        </w:tc>
        <w:tc>
          <w:tcPr>
            <w:tcW w:w="1620" w:type="dxa"/>
          </w:tcPr>
          <w:p w:rsidRDefault="00297ABF" w14:paraId="614426E3" w14:textId="77777777" w:rsidR="00297ABF" w:rsidP="00B86920">
            <w:r>
              <w:t>2 colors</w:t>
            </w:r>
          </w:p>
        </w:tc>
      </w:tr>
      <w:tr w:rsidR="00297ABF" w:rsidTr="00B86920" w14:paraId="50D52E82" w14:textId="77777777">
        <w:tc>
          <w:tcPr>
            <w:tcW w:w="1818" w:type="dxa"/>
          </w:tcPr>
          <w:p w:rsidRDefault="00297ABF" w14:paraId="7AB3E635" w14:textId="77777777" w:rsidR="00297ABF" w:rsidP="00B86920">
            <w:r>
              <w:t>Scissors</w:t>
            </w:r>
          </w:p>
        </w:tc>
        <w:tc>
          <w:tcPr>
            <w:tcW w:w="1620" w:type="dxa"/>
          </w:tcPr>
          <w:p w:rsidRDefault="00297ABF" w14:paraId="629387FF" w14:textId="77777777" w:rsidR="00297ABF" w:rsidP="00B86920">
            <w:r>
              <w:t>1 pair</w:t>
            </w:r>
          </w:p>
        </w:tc>
      </w:tr>
    </w:tbl>
    <w:p w:rsidRDefault="00297ABF" w14:paraId="1D660825" w14:textId="77777777" w:rsidR="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Default="00297ABF" w14:paraId="6E5341E4" w14:textId="77777777" w:rsidR="00297ABF" w:rsidP="00297ABF" w:rsidRPr="00297ABF">
      <w:r>
        <w:t>Now let’s look at a fancier table—one with alternating row colors and partial borders. This table is stretched out to take 100% of the available width.</w:t>
      </w:r>
    </w:p>
    <w:tbl>
      <w:tblPr>
        <w:tblStyle w:val="MediumList2-Accent1"/>
        <w:tblW w:w="5000" w:type="pct"/>
        <w:tblLook w:firstColumn="1" w:firstRow="1" w:lastColumn="0" w:lastRow="0" w:noHBand="0" w:noVBand="1" w:val="04A0"/>
        <w:tblCellMar>
          <w:top w:w="0" w:type="dxa"/>
          <w:left w:w="108" w:type="dxa"/>
          <w:bottom w:w="0" w:type="dxa"/>
          <w:right w:w="108" w:type="dxa"/>
        </w:tblCellMar>
      </w:tblPr>
      <w:tblGrid>
        <w:gridCol w:w="1566"/>
        <w:gridCol w:w="1626"/>
        <w:gridCol w:w="1626"/>
        <w:gridCol w:w="1628"/>
        <w:gridCol w:w="1630"/>
        <w:gridCol w:w="1500"/>
      </w:tblGrid>
      <w:tr w:rsidR="00297ABF" w:rsidTr="00A011EB" w14:paraId="36501014" w14:textId="77777777">
        <w:trPr>
          <w:hidden w:val="0"/>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1" w:firstRowLastColumn="0" w:lastColumn="0" w:lastRow="0" w:lastRowFirstColumn="0" w:lastRowLastColumn="0" w:oddHBand="0" w:oddVBand="0" w:val="001000000100"/>
            <w:tcW w:w="818" w:type="pct"/>
            <w:noWrap w:val="1"/>
          </w:tcPr>
          <w:p w:rsidRDefault="00297ABF" w14:paraId="0B13A87D" w14:textId="77777777" w:rsidR="00297ABF">
            <w:pP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City or Town</w:t>
            </w:r>
          </w:p>
        </w:tc>
        <w:tc>
          <w:tcPr>
            <w:tcW w:w="849" w:type="pct"/>
          </w:tcPr>
          <w:p w:rsidRDefault="00297ABF" w14:paraId="0C338307"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A</w:t>
            </w:r>
          </w:p>
        </w:tc>
        <w:tc>
          <w:tcPr>
            <w:tcW w:w="849" w:type="pct"/>
          </w:tcPr>
          <w:p w:rsidRDefault="00297ABF" w14:paraId="2F365F30"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B</w:t>
            </w:r>
          </w:p>
        </w:tc>
        <w:tc>
          <w:tcPr>
            <w:tcW w:w="850" w:type="pct"/>
          </w:tcPr>
          <w:p w:rsidRDefault="00297ABF" w14:paraId="53EE7E64"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C</w:t>
            </w:r>
          </w:p>
        </w:tc>
        <w:tc>
          <w:tcPr>
            <w:tcW w:w="851" w:type="pct"/>
          </w:tcPr>
          <w:p w:rsidRDefault="00297ABF" w14:paraId="7F73A6E1"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D</w:t>
            </w:r>
          </w:p>
        </w:tc>
        <w:tc>
          <w:tcPr>
            <w:tcW w:w="783" w:type="pct"/>
          </w:tcPr>
          <w:p w:rsidRDefault="00297ABF" w14:paraId="12D5FCCD"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E</w:t>
            </w:r>
          </w:p>
        </w:tc>
      </w:tr>
      <w:tr w:rsidR="00297ABF" w:rsidTr="00A011EB" w14:paraId="4A3B0294"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38858D4F"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A</w:t>
            </w:r>
          </w:p>
        </w:tc>
        <w:tc>
          <w:tcPr>
            <w:tcW w:w="849" w:type="pct"/>
          </w:tcPr>
          <w:p w:rsidRDefault="00297ABF" w14:paraId="768AD275"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49" w:type="pct"/>
          </w:tcPr>
          <w:p w:rsidRDefault="00297ABF" w14:paraId="46B8CCA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0" w:type="pct"/>
          </w:tcPr>
          <w:p w:rsidRDefault="00297ABF" w14:paraId="3A8F65E7"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1" w:type="pct"/>
          </w:tcPr>
          <w:p w:rsidRDefault="00297ABF" w14:paraId="2A451CD8"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387060B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087DB52A"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4DEC726"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B</w:t>
            </w:r>
          </w:p>
        </w:tc>
        <w:tc>
          <w:tcPr>
            <w:tcW w:w="849" w:type="pct"/>
          </w:tcPr>
          <w:p w:rsidRDefault="00297ABF" w14:paraId="018ADF6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87</w:t>
            </w:r>
          </w:p>
        </w:tc>
        <w:tc>
          <w:tcPr>
            <w:tcW w:w="849" w:type="pct"/>
          </w:tcPr>
          <w:p w:rsidRDefault="00297ABF" w14:paraId="47A99A7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0" w:type="pct"/>
          </w:tcPr>
          <w:p w:rsidRDefault="00297ABF" w14:paraId="50984AA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851" w:type="pct"/>
          </w:tcPr>
          <w:p w:rsidRDefault="00297ABF" w14:paraId="7D74080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783" w:type="pct"/>
          </w:tcPr>
          <w:p w:rsidRDefault="00297ABF" w14:paraId="676428C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19BD1FC8"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99BAF53"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C</w:t>
            </w:r>
          </w:p>
        </w:tc>
        <w:tc>
          <w:tcPr>
            <w:tcW w:w="849" w:type="pct"/>
          </w:tcPr>
          <w:p w:rsidRDefault="00297ABF" w14:paraId="44A1DD4B"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64</w:t>
            </w:r>
          </w:p>
        </w:tc>
        <w:tc>
          <w:tcPr>
            <w:tcW w:w="849" w:type="pct"/>
          </w:tcPr>
          <w:p w:rsidRDefault="00297ABF" w14:paraId="10B34D6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56</w:t>
            </w:r>
          </w:p>
        </w:tc>
        <w:tc>
          <w:tcPr>
            <w:tcW w:w="850" w:type="pct"/>
          </w:tcPr>
          <w:p w:rsidRDefault="00297ABF" w14:paraId="49AE3DD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1" w:type="pct"/>
          </w:tcPr>
          <w:p w:rsidRDefault="00297ABF" w14:paraId="3C883D5F"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51A7498A"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4351A088"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0778FDAC"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D</w:t>
            </w:r>
          </w:p>
        </w:tc>
        <w:tc>
          <w:tcPr>
            <w:tcW w:w="849" w:type="pct"/>
          </w:tcPr>
          <w:p w:rsidRDefault="00297ABF" w14:paraId="47A863EF"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37</w:t>
            </w:r>
          </w:p>
        </w:tc>
        <w:tc>
          <w:tcPr>
            <w:tcW w:w="849" w:type="pct"/>
          </w:tcPr>
          <w:p w:rsidRDefault="00297ABF" w14:paraId="220EA75C"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32</w:t>
            </w:r>
          </w:p>
        </w:tc>
        <w:tc>
          <w:tcPr>
            <w:tcW w:w="850" w:type="pct"/>
          </w:tcPr>
          <w:p w:rsidRDefault="00297ABF" w14:paraId="27373E9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91</w:t>
            </w:r>
          </w:p>
        </w:tc>
        <w:tc>
          <w:tcPr>
            <w:tcW w:w="851" w:type="pct"/>
          </w:tcPr>
          <w:p w:rsidRDefault="00297ABF" w14:paraId="0D696D0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783" w:type="pct"/>
          </w:tcPr>
          <w:p w:rsidRDefault="00297ABF" w14:paraId="20890355"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4F301F3F"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2D885447"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E</w:t>
            </w:r>
          </w:p>
        </w:tc>
        <w:tc>
          <w:tcPr>
            <w:tcW w:w="849" w:type="pct"/>
          </w:tcPr>
          <w:p w:rsidRDefault="00297ABF" w14:paraId="6215FD9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93</w:t>
            </w:r>
          </w:p>
        </w:tc>
        <w:tc>
          <w:tcPr>
            <w:tcW w:w="849" w:type="pct"/>
          </w:tcPr>
          <w:p w:rsidRDefault="00297ABF" w14:paraId="00AE3C8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35</w:t>
            </w:r>
          </w:p>
        </w:tc>
        <w:tc>
          <w:tcPr>
            <w:tcW w:w="850" w:type="pct"/>
          </w:tcPr>
          <w:p w:rsidRDefault="00297ABF" w14:paraId="375418F9"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54</w:t>
            </w:r>
          </w:p>
        </w:tc>
        <w:tc>
          <w:tcPr>
            <w:tcW w:w="851" w:type="pct"/>
          </w:tcPr>
          <w:p w:rsidRDefault="00297ABF" w14:paraId="304EE8D1"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43</w:t>
            </w:r>
          </w:p>
        </w:tc>
        <w:tc>
          <w:tcPr>
            <w:tcW w:w="783" w:type="pct"/>
          </w:tcPr>
          <w:p w:rsidRDefault="00297ABF" w14:paraId="5E466F7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r>
    </w:tbl>
    <w:p w:rsidRDefault="00297ABF" w14:paraId="042B9200" w14:textId="77777777" w:rsidR="00297ABF" w:rsidP="00297ABF"/>
    <w:p w:rsidRDefault="00297ABF" w14:paraId="168CC2E0" w14:textId="77777777" w:rsidR="00297ABF" w:rsidP="00370537" w:rsidRPr="00297ABF">
      <w:pPr>
        <w:spacing w:after="240" w:before="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firstColumn="0" w:firstRow="1" w:lastColumn="0" w:lastRow="1" w:noHBand="1" w:noVBand="1" w:val="0660"/>
        <w:tblCellMar>
          <w:top w:w="0" w:type="dxa"/>
          <w:left w:w="108" w:type="dxa"/>
          <w:bottom w:w="0" w:type="dxa"/>
          <w:right w:w="108" w:type="dxa"/>
        </w:tblCellMar>
      </w:tblPr>
      <w:tblGrid>
        <w:gridCol w:w="2394"/>
        <w:gridCol w:w="2394"/>
        <w:gridCol w:w="2394"/>
        <w:gridCol w:w="2394"/>
      </w:tblGrid>
      <w:tr w:rsidR="00297ABF" w:rsidTr="00A011EB" w14:paraId="387BC837" w14:textId="77777777">
        <w:trPr>
          <w:hidden w:val="0"/>
          <w:cnfStyle w:evenHBand="0" w:evenVBand="0" w:firstColumn="0" w:firstRow="1" w:firstRowFirstColumn="0" w:firstRowLastColumn="0" w:lastColumn="0" w:lastRow="0" w:lastRowFirstColumn="0" w:lastRowLastColumn="0" w:oddHBand="0" w:oddVBand="0" w:val="100000000000"/>
        </w:trPr>
        <w:tc>
          <w:tcPr>
            <w:tcW w:w="1250" w:type="pct"/>
            <w:noWrap w:val="1"/>
          </w:tcPr>
          <w:p w:rsidRDefault="00297ABF" w14:paraId="311CB9AF" w14:textId="77777777" w:rsidR="00297ABF">
            <w:r>
              <w:t>College</w:t>
            </w:r>
          </w:p>
        </w:tc>
        <w:tc>
          <w:tcPr>
            <w:tcW w:w="1250" w:type="pct"/>
          </w:tcPr>
          <w:p w:rsidRDefault="00297ABF" w14:paraId="360C2BCB" w14:textId="77777777" w:rsidR="00297ABF">
            <w:r>
              <w:t>New students</w:t>
            </w:r>
          </w:p>
        </w:tc>
        <w:tc>
          <w:tcPr>
            <w:tcW w:w="1250" w:type="pct"/>
          </w:tcPr>
          <w:p w:rsidRDefault="00297ABF" w14:paraId="0BF8CD96" w14:textId="77777777" w:rsidR="00297ABF">
            <w:r>
              <w:t>Graduating students</w:t>
            </w:r>
          </w:p>
        </w:tc>
        <w:tc>
          <w:tcPr>
            <w:tcW w:w="1250" w:type="pct"/>
          </w:tcPr>
          <w:p w:rsidRDefault="00297ABF" w14:paraId="62F3A7DE" w14:textId="77777777" w:rsidR="00297ABF">
            <w:r>
              <w:t>Change</w:t>
            </w:r>
          </w:p>
        </w:tc>
      </w:tr>
      <w:tr w:rsidR="00297ABF" w:rsidTr="00A011EB" w14:paraId="7118D851" w14:textId="77777777">
        <w:tc>
          <w:tcPr>
            <w:tcW w:w="1250" w:type="pct"/>
            <w:noWrap w:val="1"/>
          </w:tcPr>
          <w:p w:rsidRDefault="00297ABF" w14:paraId="7FBCB447" w14:textId="77777777" w:rsidR="00297ABF"/>
        </w:tc>
        <w:tc>
          <w:tcPr>
            <w:tcW w:w="1250" w:type="pct"/>
          </w:tcPr>
          <w:p w:rsidRDefault="00297ABF" w14:paraId="055D00E2" w14:textId="77777777" w:rsidR="00297ABF">
            <w:pPr>
              <w:rPr>
                <w:rStyle w:val="SubtleEmphasis"/>
              </w:rPr>
            </w:pPr>
            <w:r>
              <w:rPr>
                <w:rStyle w:val="SubtleEmphasis"/>
                <w:color w:val="808080"/>
                <w:szCs w:val="24"/>
              </w:rPr>
              <w:t>Undergraduate</w:t>
            </w:r>
          </w:p>
        </w:tc>
        <w:tc>
          <w:tcPr>
            <w:tcW w:w="1250" w:type="pct"/>
          </w:tcPr>
          <w:p w:rsidRDefault="00297ABF" w14:paraId="5BF77F98" w14:textId="77777777" w:rsidR="00297ABF"/>
        </w:tc>
        <w:tc>
          <w:tcPr>
            <w:tcW w:w="1250" w:type="pct"/>
          </w:tcPr>
          <w:p w:rsidRDefault="00297ABF" w14:paraId="40E6CB7A" w14:textId="77777777" w:rsidR="00297ABF"/>
        </w:tc>
      </w:tr>
      <w:tr w:rsidR="00297ABF" w:rsidTr="00A011EB" w14:paraId="6A79AD13" w14:textId="77777777">
        <w:tc>
          <w:tcPr>
            <w:tcW w:w="1250" w:type="pct"/>
            <w:noWrap w:val="1"/>
          </w:tcPr>
          <w:p w:rsidRDefault="00297ABF" w14:paraId="612F82D3" w14:textId="77777777" w:rsidR="00297ABF">
            <w:r>
              <w:t>Cedar University</w:t>
            </w:r>
          </w:p>
        </w:tc>
        <w:tc>
          <w:tcPr>
            <w:tcW w:w="1250" w:type="pct"/>
          </w:tcPr>
          <w:p w:rsidRDefault="00297ABF" w14:paraId="76BACBF7" w14:textId="77777777" w:rsidR="00297ABF">
            <w:pPr>
              <w:pStyle w:val="DecimalAligned"/>
            </w:pPr>
            <w:r>
              <w:t>110</w:t>
            </w:r>
          </w:p>
        </w:tc>
        <w:tc>
          <w:tcPr>
            <w:tcW w:w="1250" w:type="pct"/>
          </w:tcPr>
          <w:p w:rsidRDefault="00297ABF" w14:paraId="772FB179" w14:textId="77777777" w:rsidR="00297ABF">
            <w:pPr>
              <w:pStyle w:val="DecimalAligned"/>
            </w:pPr>
            <w:r>
              <w:t>103</w:t>
            </w:r>
          </w:p>
        </w:tc>
        <w:tc>
          <w:tcPr>
            <w:tcW w:w="1250" w:type="pct"/>
          </w:tcPr>
          <w:p w:rsidRDefault="00297ABF" w14:paraId="7BB85AA0" w14:textId="77777777" w:rsidR="00297ABF">
            <w:pPr>
              <w:pStyle w:val="DecimalAligned"/>
            </w:pPr>
            <w:r>
              <w:t>+7</w:t>
            </w:r>
          </w:p>
        </w:tc>
      </w:tr>
      <w:tr w:rsidR="00297ABF" w:rsidTr="00A011EB" w14:paraId="1A45A335" w14:textId="77777777">
        <w:tc>
          <w:tcPr>
            <w:tcW w:w="1250" w:type="pct"/>
            <w:noWrap w:val="1"/>
          </w:tcPr>
          <w:p w:rsidRDefault="00297ABF" w14:paraId="58F1A2F8" w14:textId="77777777" w:rsidR="00297ABF">
            <w:r>
              <w:t>Oak Institute</w:t>
            </w:r>
          </w:p>
        </w:tc>
        <w:tc>
          <w:tcPr>
            <w:tcW w:w="1250" w:type="pct"/>
          </w:tcPr>
          <w:p w:rsidRDefault="00297ABF" w14:paraId="4905E19B" w14:textId="77777777" w:rsidR="00297ABF">
            <w:pPr>
              <w:pStyle w:val="DecimalAligned"/>
            </w:pPr>
            <w:r>
              <w:t>202</w:t>
            </w:r>
          </w:p>
        </w:tc>
        <w:tc>
          <w:tcPr>
            <w:tcW w:w="1250" w:type="pct"/>
          </w:tcPr>
          <w:p w:rsidRDefault="00297ABF" w14:paraId="01ACC52A" w14:textId="77777777" w:rsidR="00297ABF">
            <w:pPr>
              <w:pStyle w:val="DecimalAligned"/>
            </w:pPr>
            <w:r>
              <w:t>210</w:t>
            </w:r>
          </w:p>
        </w:tc>
        <w:tc>
          <w:tcPr>
            <w:tcW w:w="1250" w:type="pct"/>
          </w:tcPr>
          <w:p w:rsidRDefault="00297ABF" w14:paraId="5C14852B" w14:textId="77777777" w:rsidR="00297ABF">
            <w:pPr>
              <w:pStyle w:val="DecimalAligned"/>
            </w:pPr>
            <w:r>
              <w:t>-8</w:t>
            </w:r>
          </w:p>
        </w:tc>
      </w:tr>
      <w:tr w:rsidR="00297ABF" w:rsidTr="00A011EB" w14:paraId="03BE421D" w14:textId="77777777">
        <w:tc>
          <w:tcPr>
            <w:tcW w:w="1250" w:type="pct"/>
            <w:noWrap w:val="1"/>
          </w:tcPr>
          <w:p w:rsidRDefault="00297ABF" w14:paraId="7C92F7E6" w14:textId="77777777" w:rsidR="00297ABF"/>
        </w:tc>
        <w:tc>
          <w:tcPr>
            <w:tcW w:w="1250" w:type="pct"/>
          </w:tcPr>
          <w:p w:rsidRDefault="00297ABF" w14:paraId="2D3D35FB" w14:textId="77777777" w:rsidR="00297ABF">
            <w:pPr>
              <w:rPr>
                <w:rStyle w:val="SubtleEmphasis"/>
              </w:rPr>
            </w:pPr>
            <w:r>
              <w:rPr>
                <w:rStyle w:val="SubtleEmphasis"/>
                <w:color w:val="808080"/>
                <w:szCs w:val="24"/>
              </w:rPr>
              <w:t>Graduate</w:t>
            </w:r>
          </w:p>
        </w:tc>
        <w:tc>
          <w:tcPr>
            <w:tcW w:w="1250" w:type="pct"/>
          </w:tcPr>
          <w:p w:rsidRDefault="00297ABF" w14:paraId="204CA897" w14:textId="77777777" w:rsidR="00297ABF"/>
        </w:tc>
        <w:tc>
          <w:tcPr>
            <w:tcW w:w="1250" w:type="pct"/>
          </w:tcPr>
          <w:p w:rsidRDefault="00297ABF" w14:paraId="37EC6A7E" w14:textId="77777777" w:rsidR="00297ABF"/>
        </w:tc>
      </w:tr>
      <w:tr w:rsidR="00297ABF" w:rsidTr="00A011EB" w14:paraId="3F67F9D0" w14:textId="77777777">
        <w:tc>
          <w:tcPr>
            <w:tcW w:w="1250" w:type="pct"/>
            <w:noWrap w:val="1"/>
          </w:tcPr>
          <w:p w:rsidRDefault="00297ABF" w14:paraId="34FAF9F3" w14:textId="77777777" w:rsidR="00297ABF">
            <w:r>
              <w:t>Cedar University</w:t>
            </w:r>
          </w:p>
        </w:tc>
        <w:tc>
          <w:tcPr>
            <w:tcW w:w="1250" w:type="pct"/>
          </w:tcPr>
          <w:p w:rsidRDefault="00297ABF" w14:paraId="1B53A796" w14:textId="77777777" w:rsidR="00297ABF">
            <w:pPr>
              <w:pStyle w:val="DecimalAligned"/>
            </w:pPr>
            <w:r>
              <w:t>24</w:t>
            </w:r>
          </w:p>
        </w:tc>
        <w:tc>
          <w:tcPr>
            <w:tcW w:w="1250" w:type="pct"/>
          </w:tcPr>
          <w:p w:rsidRDefault="00297ABF" w14:paraId="7350E3D4" w14:textId="77777777" w:rsidR="00297ABF">
            <w:pPr>
              <w:pStyle w:val="DecimalAligned"/>
            </w:pPr>
            <w:r>
              <w:t>20</w:t>
            </w:r>
          </w:p>
        </w:tc>
        <w:tc>
          <w:tcPr>
            <w:tcW w:w="1250" w:type="pct"/>
          </w:tcPr>
          <w:p w:rsidRDefault="00297ABF" w14:paraId="01414104" w14:textId="77777777" w:rsidR="00297ABF">
            <w:pPr>
              <w:pStyle w:val="DecimalAligned"/>
            </w:pPr>
            <w:r>
              <w:t>+4</w:t>
            </w:r>
          </w:p>
        </w:tc>
      </w:tr>
      <w:tr w:rsidR="00297ABF" w:rsidTr="00A011EB" w14:paraId="3B69A588" w14:textId="77777777">
        <w:tc>
          <w:tcPr>
            <w:tcW w:w="1250" w:type="pct"/>
            <w:noWrap w:val="1"/>
          </w:tcPr>
          <w:p w:rsidRDefault="00297ABF" w14:paraId="12E785B8" w14:textId="77777777" w:rsidR="00297ABF">
            <w:r>
              <w:t>Elm College</w:t>
            </w:r>
          </w:p>
        </w:tc>
        <w:tc>
          <w:tcPr>
            <w:tcW w:w="1250" w:type="pct"/>
          </w:tcPr>
          <w:p w:rsidRDefault="00297ABF" w14:paraId="5701AB06" w14:textId="77777777" w:rsidR="00297ABF">
            <w:pPr>
              <w:pStyle w:val="DecimalAligned"/>
            </w:pPr>
            <w:r>
              <w:t>43</w:t>
            </w:r>
          </w:p>
        </w:tc>
        <w:tc>
          <w:tcPr>
            <w:tcW w:w="1250" w:type="pct"/>
          </w:tcPr>
          <w:p w:rsidRDefault="00297ABF" w14:paraId="760AF472" w14:textId="77777777" w:rsidR="00297ABF">
            <w:pPr>
              <w:pStyle w:val="DecimalAligned"/>
            </w:pPr>
            <w:r>
              <w:t>53</w:t>
            </w:r>
          </w:p>
        </w:tc>
        <w:tc>
          <w:tcPr>
            <w:tcW w:w="1250" w:type="pct"/>
          </w:tcPr>
          <w:p w:rsidRDefault="00297ABF" w14:paraId="1D50AF81" w14:textId="77777777" w:rsidR="00297ABF">
            <w:pPr>
              <w:pStyle w:val="DecimalAligned"/>
            </w:pPr>
            <w:r>
              <w:t>-10</w:t>
            </w:r>
          </w:p>
        </w:tc>
      </w:tr>
      <w:tr w:rsidR="00297ABF" w:rsidTr="00A011EB" w14:paraId="0EAA33D4" w14:textId="77777777">
        <w:trPr>
          <w:hidden w:val="0"/>
          <w:cnfStyle w:evenHBand="0" w:evenVBand="0" w:firstColumn="0" w:firstRow="0" w:firstRowFirstColumn="0" w:firstRowLastColumn="0" w:lastColumn="0" w:lastRow="1" w:lastRowFirstColumn="0" w:lastRowLastColumn="0" w:oddHBand="0" w:oddVBand="0" w:val="010000000000"/>
        </w:trPr>
        <w:tc>
          <w:tcPr>
            <w:tcW w:w="1250" w:type="pct"/>
            <w:noWrap w:val="1"/>
          </w:tcPr>
          <w:p w:rsidRDefault="00297ABF" w14:paraId="5F0018B0" w14:textId="77777777" w:rsidR="00297ABF">
            <w:r>
              <w:t>Total</w:t>
            </w:r>
          </w:p>
        </w:tc>
        <w:tc>
          <w:tcPr>
            <w:tcW w:w="1250" w:type="pct"/>
          </w:tcPr>
          <w:p w:rsidRDefault="00297ABF" w14:paraId="21C00051" w14:textId="77777777" w:rsidR="00297ABF">
            <w:pPr>
              <w:pStyle w:val="DecimalAligned"/>
            </w:pPr>
            <w:r>
              <w:t>998</w:t>
            </w:r>
          </w:p>
        </w:tc>
        <w:tc>
          <w:tcPr>
            <w:tcW w:w="1250" w:type="pct"/>
          </w:tcPr>
          <w:p w:rsidRDefault="00297ABF" w14:paraId="5DD8D7E0" w14:textId="77777777" w:rsidR="00297ABF">
            <w:pPr>
              <w:pStyle w:val="DecimalAligned"/>
            </w:pPr>
            <w:r>
              <w:t>908</w:t>
            </w:r>
          </w:p>
        </w:tc>
        <w:tc>
          <w:tcPr>
            <w:tcW w:w="1250" w:type="pct"/>
          </w:tcPr>
          <w:p w:rsidRDefault="00297ABF" w14:paraId="62DE8BE8" w14:textId="77777777" w:rsidR="00297ABF">
            <w:pPr>
              <w:pStyle w:val="DecimalAligned"/>
            </w:pPr>
            <w:r>
              <w:t>90</w:t>
            </w:r>
          </w:p>
        </w:tc>
      </w:tr>
    </w:tbl>
    <w:p w:rsidRDefault="00297ABF" w14:paraId="3292F8C0" w14:textId="77777777" w:rsidR="00297ABF">
      <w:pPr>
        <w:pStyle w:val="FootnoteText"/>
      </w:pPr>
      <w:r>
        <w:rPr>
          <w:rStyle w:val="SubtleEmphasis"/>
          <w:color w:val="808080"/>
        </w:rPr>
        <w:t>Source:</w:t>
      </w:r>
      <w:r>
        <w:t xml:space="preserve"> Fictitious data, for illustration purposes only</w:t>
      </w:r>
    </w:p>
    <w:p w:rsidRDefault="00B727BF" w14:paraId="4B5DA216" w14:textId="77777777" w:rsidR="00272A32" w:rsidP="009A211E" w:rsidRPr="00297ABF">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firstColumn="1" w:firstRow="1" w:lastColumn="0" w:lastRow="0" w:noHBand="0" w:noVBand="1" w:val="04A0"/>
        <w:tblCellMar>
          <w:top w:w="0" w:type="dxa"/>
          <w:left w:w="108" w:type="dxa"/>
          <w:bottom w:w="0" w:type="dxa"/>
          <w:right w:w="108" w:type="dxa"/>
        </w:tblCellMar>
      </w:tblPr>
      <w:tblGrid>
        <w:gridCol w:w="3488"/>
        <w:gridCol w:w="3215"/>
      </w:tblGrid>
      <w:tr w:rsidR="00272A32" w:rsidTr="00272A32" w14:paraId="39D0345E" w14:textId="77777777">
        <w:trPr>
          <w:hidden w:val="0"/>
          <w:trHeight w:val="1079"/>
          <w:jc w:val="center"/>
        </w:trPr>
        <w:tc>
          <w:tcPr>
            <w:tcW w:w="4788" w:type="dxa"/>
          </w:tcPr>
          <w:tbl>
            <w:tblPr>
              <w:tblStyle w:val="TableGrid"/>
              <w:tblW w:w="4000" w:type="pct"/>
              <w:jc w:val="center"/>
              <w:tblLook w:firstColumn="1" w:firstRow="1" w:lastColumn="0" w:lastRow="0" w:noHBand="0" w:noVBand="1" w:val="04A0"/>
              <w:tblCellMar>
                <w:top w:w="0" w:type="dxa"/>
                <w:left w:w="108" w:type="dxa"/>
                <w:bottom w:w="0" w:type="dxa"/>
                <w:right w:w="108" w:type="dxa"/>
              </w:tblCellMar>
            </w:tblPr>
            <w:tblGrid>
              <w:gridCol w:w="1343"/>
              <w:gridCol w:w="1267"/>
            </w:tblGrid>
            <w:tr w:rsidR="00272A32" w:rsidTr="00D41AC9" w14:paraId="54C37F26" w14:textId="77777777">
              <w:trPr>
                <w:hidden w:val="0"/>
                <w:jc w:val="center"/>
              </w:trPr>
              <w:tc>
                <w:tcPr>
                  <w:tcW w:w="1678" w:type="dxa"/>
                  <w:vMerge w:val="restart"/>
                </w:tcPr>
                <w:p w:rsidRDefault="00272A32" w14:paraId="621FF2A4" w14:textId="77777777" w:rsidR="00272A32" w:rsidP="009A211E">
                  <w:pPr>
                    <w:spacing w:before="240"/>
                    <w:ind w:firstLine="0"/>
                  </w:pPr>
                  <w:r>
                    <w:t>One</w:t>
                  </w:r>
                </w:p>
                <w:p w:rsidRDefault="00272A32" w14:paraId="7EAC76CF" w14:textId="77777777" w:rsidR="00272A32" w:rsidP="00272A32">
                  <w:pPr>
                    <w:spacing w:before="240"/>
                    <w:ind w:firstLine="0"/>
                  </w:pPr>
                  <w:r>
                    <w:t>Three</w:t>
                  </w:r>
                </w:p>
              </w:tc>
              <w:tc>
                <w:tcPr>
                  <w:tcW w:w="1629" w:type="dxa"/>
                </w:tcPr>
                <w:p w:rsidRDefault="00272A32" w14:paraId="3956DF5B" w14:textId="77777777" w:rsidR="00272A32" w:rsidP="009A211E">
                  <w:pPr>
                    <w:spacing w:before="240"/>
                    <w:ind w:firstLine="0"/>
                  </w:pPr>
                  <w:r>
                    <w:t>Two</w:t>
                  </w:r>
                </w:p>
              </w:tc>
            </w:tr>
            <w:tr w:rsidR="00272A32" w:rsidTr="00D41AC9" w14:paraId="4B814924" w14:textId="77777777">
              <w:trPr>
                <w:hidden w:val="0"/>
                <w:jc w:val="center"/>
              </w:trPr>
              <w:tc>
                <w:tcPr>
                  <w:tcW w:w="1678" w:type="dxa"/>
                  <w:vMerge w:val="continue"/>
                </w:tcPr>
                <w:p/>
              </w:tc>
              <w:tc>
                <w:tcPr>
                  <w:tcW w:w="1629" w:type="dxa"/>
                </w:tcPr>
                <w:p w:rsidRDefault="00272A32" w14:paraId="549AA38D" w14:textId="77777777" w:rsidR="00272A32" w:rsidP="009A211E">
                  <w:pPr>
                    <w:spacing w:before="240"/>
                    <w:ind w:firstLine="0"/>
                  </w:pPr>
                  <w:r>
                    <w:t>Four</w:t>
                  </w:r>
                </w:p>
              </w:tc>
            </w:tr>
          </w:tbl>
          <w:p w:rsidRDefault="00272A32" w14:paraId="39DFB9A7" w14:textId="77777777" w:rsidR="00272A32" w:rsidP="009A211E">
            <w:pPr>
              <w:spacing w:before="240"/>
              <w:ind w:firstLine="0"/>
            </w:pPr>
          </w:p>
        </w:tc>
        <w:tc>
          <w:tcPr>
            <w:tcW w:w="4788" w:type="dxa"/>
          </w:tcPr>
          <w:p w:rsidRDefault="00272A32" w14:paraId="56E211C2" w14:textId="77777777" w:rsidR="00272A32" w:rsidP="009A211E">
            <w:pPr>
              <w:spacing w:before="240"/>
              <w:ind w:firstLine="0"/>
            </w:pPr>
            <w:r>
              <w:t>To the left is a table inside a table, with some cells merged.</w:t>
            </w:r>
          </w:p>
        </w:tc>
      </w:tr>
    </w:tbl>
    <w:p w:rsidRDefault="00297ABF" w14:paraId="0375BB6A" w14:textId="77777777" w:rsidR="00297ABF" w:rsidP="009A211E">
      <w:pPr>
        <w:spacing w:before="240"/>
      </w:pPr>
    </w:p>
    <w:p w:rsidRDefault="00AD2F70" w14:paraId="56A38D00" w14:textId="77777777" w:rsidR="00B727BF" w:rsidP="009A211E" w:rsidRPr="00297ABF">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r w:rsidR="00131248">
        <w:t>ebooks</w:t>
      </w:r>
      <w:r w:rsidR="00131248">
        <w:t>.</w:t>
      </w:r>
    </w:p>
    <w:tbl>
      <w:tblPr>
        <w:tblStyle w:val="Calendar3"/>
        <w:tblW w:w="0" w:type="auto"/>
        <w:jc w:val="center"/>
        <w:tblLook w:firstColumn="1" w:firstRow="1" w:lastColumn="1" w:lastRow="0" w:noHBand="0" w:noVBand="1"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14:paraId="50D84509" w14:textId="77777777">
        <w:trPr>
          <w:hidden w:val="0"/>
          <w:gridAfter w:val="1"/>
          <w:cnfStyle w:evenHBand="0" w:evenVBand="0" w:firstColumn="0" w:firstRow="1" w:firstRowFirstColumn="0" w:firstRowLastColumn="0" w:lastColumn="0" w:lastRow="0" w:lastRowFirstColumn="0" w:lastRowLastColumn="0" w:oddHBand="0" w:oddVBand="0" w:val="100000000000"/>
          <w:wAfter w:w="14" w:type="dxa"/>
          <w:trHeight w:val="810"/>
          <w:jc w:val="center"/>
        </w:trPr>
        <w:tc>
          <w:tcPr>
            <w:cnfStyle w:evenHBand="0" w:evenVBand="0" w:firstColumn="1" w:firstRow="0" w:firstRowFirstColumn="0" w:firstRowLastColumn="0" w:lastColumn="0" w:lastRow="0" w:lastRowFirstColumn="0" w:lastRowLastColumn="0" w:oddHBand="0" w:oddVBand="0" w:val="001000000000"/>
            <w:tcW w:w="7500" w:type="dxa"/>
            <w:gridSpan w:val="13"/>
          </w:tcPr>
          <w:p w:rsidRDefault="00B727BF" w14:paraId="5B651B61" w14:textId="77777777" w:rsidR="00B727BF">
            <w:r>
              <w:t>December 2007</w:t>
            </w:r>
          </w:p>
        </w:tc>
      </w:tr>
      <w:tr w:rsidR="00B727BF" w:rsidTr="004E0FAE" w14:paraId="4F3A614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noWrap w:val="1"/>
            <w:tcMar>
              <w:left w:w="43" w:type="dxa"/>
              <w:right w:w="43" w:type="dxa"/>
            </w:tcMar>
            <w:vAlign w:val="bottom"/>
          </w:tcPr>
          <w:p w:rsidRDefault="00B727BF" w14:paraId="13DD3A39" w14:textId="77777777" w:rsidR="00B727BF">
            <w:r>
              <w:t>Sun</w:t>
            </w:r>
          </w:p>
        </w:tc>
        <w:tc>
          <w:tcPr>
            <w:tcW w:w="222" w:type="dxa"/>
            <w:noWrap w:val="1"/>
            <w:tcMar>
              <w:left w:w="43" w:type="dxa"/>
              <w:right w:w="43" w:type="dxa"/>
            </w:tcMar>
            <w:vAlign w:val="bottom"/>
          </w:tcPr>
          <w:p w:rsidRDefault="00B727BF" w14:paraId="290F48E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noWrap w:val="1"/>
            <w:tcMar>
              <w:left w:w="43" w:type="dxa"/>
              <w:right w:w="43" w:type="dxa"/>
            </w:tcMar>
            <w:vAlign w:val="bottom"/>
          </w:tcPr>
          <w:p w:rsidRDefault="00B727BF" w14:paraId="4A6D194A" w14:textId="77777777" w:rsidR="00B727BF">
            <w:pPr>
              <w:cnfStyle w:evenHBand="0" w:evenVBand="0" w:firstColumn="0" w:firstRow="0" w:firstRowFirstColumn="0" w:firstRowLastColumn="0" w:lastColumn="0" w:lastRow="0" w:lastRowFirstColumn="0" w:lastRowLastColumn="0" w:oddHBand="0" w:oddVBand="0" w:val="000000000000"/>
            </w:pPr>
            <w:r>
              <w:t>Mon</w:t>
            </w:r>
          </w:p>
        </w:tc>
        <w:tc>
          <w:tcPr>
            <w:tcW w:w="222" w:type="dxa"/>
            <w:noWrap w:val="1"/>
            <w:tcMar>
              <w:left w:w="43" w:type="dxa"/>
              <w:right w:w="43" w:type="dxa"/>
            </w:tcMar>
            <w:vAlign w:val="bottom"/>
          </w:tcPr>
          <w:p w:rsidRDefault="00B727BF" w14:paraId="5670156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24F120DA" w14:textId="77777777" w:rsidR="00B727BF">
            <w:pPr>
              <w:cnfStyle w:evenHBand="0" w:evenVBand="0" w:firstColumn="0" w:firstRow="0" w:firstRowFirstColumn="0" w:firstRowLastColumn="0" w:lastColumn="0" w:lastRow="0" w:lastRowFirstColumn="0" w:lastRowLastColumn="0" w:oddHBand="0" w:oddVBand="0" w:val="000000000000"/>
            </w:pPr>
            <w:r>
              <w:t>Tue</w:t>
            </w:r>
          </w:p>
        </w:tc>
        <w:tc>
          <w:tcPr>
            <w:tcW w:w="222" w:type="dxa"/>
            <w:noWrap w:val="1"/>
            <w:tcMar>
              <w:left w:w="43" w:type="dxa"/>
              <w:right w:w="43" w:type="dxa"/>
            </w:tcMar>
            <w:vAlign w:val="bottom"/>
          </w:tcPr>
          <w:p w:rsidRDefault="00B727BF" w14:paraId="518613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9E5A98" w14:textId="77777777" w:rsidR="00B727BF">
            <w:pPr>
              <w:cnfStyle w:evenHBand="0" w:evenVBand="0" w:firstColumn="0" w:firstRow="0" w:firstRowFirstColumn="0" w:firstRowLastColumn="0" w:lastColumn="0" w:lastRow="0" w:lastRowFirstColumn="0" w:lastRowLastColumn="0" w:oddHBand="0" w:oddVBand="0" w:val="000000000000"/>
            </w:pPr>
            <w:r>
              <w:t>Wed</w:t>
            </w:r>
          </w:p>
        </w:tc>
        <w:tc>
          <w:tcPr>
            <w:tcW w:w="222" w:type="dxa"/>
            <w:noWrap w:val="1"/>
            <w:tcMar>
              <w:left w:w="43" w:type="dxa"/>
              <w:right w:w="43" w:type="dxa"/>
            </w:tcMar>
            <w:vAlign w:val="bottom"/>
          </w:tcPr>
          <w:p w:rsidRDefault="00B727BF" w14:paraId="19063DD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7FBCB9" w14:textId="77777777" w:rsidR="00B727BF">
            <w:pPr>
              <w:cnfStyle w:evenHBand="0" w:evenVBand="0" w:firstColumn="0" w:firstRow="0" w:firstRowFirstColumn="0" w:firstRowLastColumn="0" w:lastColumn="0" w:lastRow="0" w:lastRowFirstColumn="0" w:lastRowLastColumn="0" w:oddHBand="0" w:oddVBand="0" w:val="000000000000"/>
            </w:pPr>
            <w:r>
              <w:t>Thu</w:t>
            </w:r>
          </w:p>
        </w:tc>
        <w:tc>
          <w:tcPr>
            <w:tcW w:w="222" w:type="dxa"/>
            <w:noWrap w:val="1"/>
            <w:tcMar>
              <w:left w:w="43" w:type="dxa"/>
              <w:right w:w="43" w:type="dxa"/>
            </w:tcMar>
            <w:vAlign w:val="bottom"/>
          </w:tcPr>
          <w:p w:rsidRDefault="00B727BF" w14:paraId="0277C79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4830E983" w14:textId="77777777" w:rsidR="00B727BF">
            <w:pPr>
              <w:cnfStyle w:evenHBand="0" w:evenVBand="0" w:firstColumn="0" w:firstRow="0" w:firstRowFirstColumn="0" w:firstRowLastColumn="0" w:lastColumn="0" w:lastRow="0" w:lastRowFirstColumn="0" w:lastRowLastColumn="0" w:oddHBand="0" w:oddVBand="0" w:val="000000000000"/>
            </w:pPr>
            <w:r>
              <w:t>Fri</w:t>
            </w:r>
          </w:p>
        </w:tc>
        <w:tc>
          <w:tcPr>
            <w:tcW w:w="236" w:type="dxa"/>
            <w:noWrap w:val="1"/>
            <w:tcMar>
              <w:left w:w="43" w:type="dxa"/>
              <w:right w:w="43" w:type="dxa"/>
            </w:tcMar>
            <w:vAlign w:val="bottom"/>
          </w:tcPr>
          <w:p w:rsidRDefault="00B727BF" w14:paraId="177B1186"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noWrap w:val="1"/>
            <w:tcMar>
              <w:left w:w="43" w:type="dxa"/>
              <w:right w:w="43" w:type="dxa"/>
            </w:tcMar>
            <w:vAlign w:val="bottom"/>
          </w:tcPr>
          <w:p w:rsidRDefault="00B727BF" w14:paraId="675BFE5F" w14:textId="77777777" w:rsidR="00B727BF">
            <w:r>
              <w:t>Sat</w:t>
            </w:r>
          </w:p>
        </w:tc>
      </w:tr>
      <w:tr w:rsidR="00B727BF" w:rsidTr="004E0FAE" w14:paraId="46A9212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0DB371D6" w14:textId="77777777" w:rsidR="00B727BF"/>
        </w:tc>
        <w:tc>
          <w:tcPr>
            <w:tcW w:w="222" w:type="dxa"/>
            <w:tcBorders>
              <w:left w:val="single" w:color="365F91" w:themeColor="accent1" w:themeShade="BF" w:sz="24" w:space="0"/>
            </w:tcBorders>
          </w:tcPr>
          <w:p w:rsidRDefault="00B727BF" w14:paraId="3822CE53"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2A5206B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27D9708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BECC2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1AAB73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D441BB7"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8E807A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87B940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7E98C2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5B2B14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5348977C"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2E858F3" w14:textId="77777777" w:rsidR="00B727BF">
            <w:r>
              <w:t>1</w:t>
            </w:r>
          </w:p>
        </w:tc>
      </w:tr>
      <w:tr w:rsidR="00B727BF" w:rsidTr="004E0FAE" w14:paraId="78807918"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1694B20" w14:textId="77777777" w:rsidR="00B727BF"/>
        </w:tc>
        <w:tc>
          <w:tcPr>
            <w:tcW w:w="222" w:type="dxa"/>
          </w:tcPr>
          <w:p w:rsidRDefault="00B727BF" w14:paraId="1F73FDC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3FDC0F31"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83F985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AC48E7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19A0F9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54318D"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EFDBC1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724F4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FB842E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AEC8378"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3E7C78B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8301AC9" w14:textId="77777777" w:rsidR="00B727BF"/>
        </w:tc>
      </w:tr>
      <w:tr w:rsidR="00B727BF" w:rsidTr="004E0FAE" w14:paraId="20CDF1FD"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73B27305" w14:textId="77777777" w:rsidR="00B727BF">
            <w:r>
              <w:t>2</w:t>
            </w:r>
          </w:p>
        </w:tc>
        <w:tc>
          <w:tcPr>
            <w:tcW w:w="222" w:type="dxa"/>
            <w:tcBorders>
              <w:left w:val="single" w:color="365F91" w:themeColor="accent1" w:themeShade="BF" w:sz="24" w:space="0"/>
            </w:tcBorders>
          </w:tcPr>
          <w:p w:rsidRDefault="00B727BF" w14:paraId="1FF376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5A22B87F" w14:textId="77777777" w:rsidR="00B727BF">
            <w:pPr>
              <w:cnfStyle w:evenHBand="0" w:evenVBand="0" w:firstColumn="0" w:firstRow="0" w:firstRowFirstColumn="0" w:firstRowLastColumn="0" w:lastColumn="0" w:lastRow="0" w:lastRowFirstColumn="0" w:lastRowLastColumn="0" w:oddHBand="0" w:oddVBand="0" w:val="000000000000"/>
            </w:pPr>
            <w:r>
              <w:t>3</w:t>
            </w:r>
          </w:p>
        </w:tc>
        <w:tc>
          <w:tcPr>
            <w:tcW w:w="222" w:type="dxa"/>
            <w:tcBorders>
              <w:left w:val="single" w:color="7F7F7F" w:themeColor="text1" w:themeTint="80" w:sz="24" w:space="0"/>
            </w:tcBorders>
          </w:tcPr>
          <w:p w:rsidRDefault="00B727BF" w14:paraId="010CC84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626C84CA" w14:textId="77777777" w:rsidR="00B727BF">
            <w:pPr>
              <w:cnfStyle w:evenHBand="0" w:evenVBand="0" w:firstColumn="0" w:firstRow="0" w:firstRowFirstColumn="0" w:firstRowLastColumn="0" w:lastColumn="0" w:lastRow="0" w:lastRowFirstColumn="0" w:lastRowLastColumn="0" w:oddHBand="0" w:oddVBand="0" w:val="000000000000"/>
            </w:pPr>
            <w:r>
              <w:t>4</w:t>
            </w:r>
          </w:p>
        </w:tc>
        <w:tc>
          <w:tcPr>
            <w:tcW w:w="222" w:type="dxa"/>
            <w:tcBorders>
              <w:left w:val="single" w:color="7F7F7F" w:themeColor="text1" w:themeTint="80" w:sz="24" w:space="0"/>
            </w:tcBorders>
          </w:tcPr>
          <w:p w:rsidRDefault="00B727BF" w14:paraId="782F25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3B60FAD" w14:textId="77777777" w:rsidR="00B727BF">
            <w:pPr>
              <w:cnfStyle w:evenHBand="0" w:evenVBand="0" w:firstColumn="0" w:firstRow="0" w:firstRowFirstColumn="0" w:firstRowLastColumn="0" w:lastColumn="0" w:lastRow="0" w:lastRowFirstColumn="0" w:lastRowLastColumn="0" w:oddHBand="0" w:oddVBand="0" w:val="000000000000"/>
            </w:pPr>
            <w:r>
              <w:t>5</w:t>
            </w:r>
          </w:p>
        </w:tc>
        <w:tc>
          <w:tcPr>
            <w:tcW w:w="222" w:type="dxa"/>
            <w:tcBorders>
              <w:left w:val="single" w:color="7F7F7F" w:themeColor="text1" w:themeTint="80" w:sz="24" w:space="0"/>
            </w:tcBorders>
          </w:tcPr>
          <w:p w:rsidRDefault="00B727BF" w14:paraId="3A84357E"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7D04EDD9" w14:textId="77777777" w:rsidR="00B727BF">
            <w:pPr>
              <w:cnfStyle w:evenHBand="0" w:evenVBand="0" w:firstColumn="0" w:firstRow="0" w:firstRowFirstColumn="0" w:firstRowLastColumn="0" w:lastColumn="0" w:lastRow="0" w:lastRowFirstColumn="0" w:lastRowLastColumn="0" w:oddHBand="0" w:oddVBand="0" w:val="000000000000"/>
            </w:pPr>
            <w:r>
              <w:t>6</w:t>
            </w:r>
          </w:p>
        </w:tc>
        <w:tc>
          <w:tcPr>
            <w:tcW w:w="222" w:type="dxa"/>
            <w:tcBorders>
              <w:left w:val="single" w:color="7F7F7F" w:themeColor="text1" w:themeTint="80" w:sz="24" w:space="0"/>
            </w:tcBorders>
          </w:tcPr>
          <w:p w:rsidRDefault="00B727BF" w14:paraId="41259E2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3250C2" w14:textId="77777777" w:rsidR="00B727BF">
            <w:pPr>
              <w:cnfStyle w:evenHBand="0" w:evenVBand="0" w:firstColumn="0" w:firstRow="0" w:firstRowFirstColumn="0" w:firstRowLastColumn="0" w:lastColumn="0" w:lastRow="0" w:lastRowFirstColumn="0" w:lastRowLastColumn="0" w:oddHBand="0" w:oddVBand="0" w:val="000000000000"/>
            </w:pPr>
            <w:r>
              <w:t>7</w:t>
            </w:r>
          </w:p>
        </w:tc>
        <w:tc>
          <w:tcPr>
            <w:tcW w:w="236" w:type="dxa"/>
            <w:tcBorders>
              <w:left w:val="single" w:color="7F7F7F" w:themeColor="text1" w:themeTint="80" w:sz="24" w:space="0"/>
            </w:tcBorders>
          </w:tcPr>
          <w:p w:rsidRDefault="00B727BF" w14:paraId="3450FA98"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1AA6413" w14:textId="77777777" w:rsidR="00B727BF">
            <w:r>
              <w:t>8</w:t>
            </w:r>
          </w:p>
        </w:tc>
      </w:tr>
      <w:tr w:rsidR="00B727BF" w:rsidTr="004E0FAE" w14:paraId="61563774"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17C93C85" w14:textId="77777777" w:rsidR="00B727BF"/>
        </w:tc>
        <w:tc>
          <w:tcPr>
            <w:tcW w:w="222" w:type="dxa"/>
          </w:tcPr>
          <w:p w:rsidRDefault="00B727BF" w14:paraId="1E238A58"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547F052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7F5389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58955D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0AE26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3F5414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2D6ABE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08E3B4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4B84564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EDB815"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0BBC781"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6EE1A3CF" w14:textId="77777777" w:rsidR="00B727BF"/>
        </w:tc>
      </w:tr>
      <w:tr w:rsidR="00B727BF" w:rsidTr="004E0FAE" w14:paraId="31FF6FC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39A55B3" w14:textId="77777777" w:rsidR="00B727BF">
            <w:r>
              <w:t>9</w:t>
            </w:r>
          </w:p>
        </w:tc>
        <w:tc>
          <w:tcPr>
            <w:tcW w:w="222" w:type="dxa"/>
            <w:tcBorders>
              <w:left w:val="single" w:color="365F91" w:themeColor="accent1" w:themeShade="BF" w:sz="24" w:space="0"/>
            </w:tcBorders>
          </w:tcPr>
          <w:p w:rsidRDefault="00B727BF" w14:paraId="12D697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D8B9E1F" w14:textId="77777777" w:rsidR="00B727BF">
            <w:pPr>
              <w:cnfStyle w:evenHBand="0" w:evenVBand="0" w:firstColumn="0" w:firstRow="0" w:firstRowFirstColumn="0" w:firstRowLastColumn="0" w:lastColumn="0" w:lastRow="0" w:lastRowFirstColumn="0" w:lastRowLastColumn="0" w:oddHBand="0" w:oddVBand="0" w:val="000000000000"/>
            </w:pPr>
            <w:r>
              <w:t>10</w:t>
            </w:r>
          </w:p>
        </w:tc>
        <w:tc>
          <w:tcPr>
            <w:tcW w:w="222" w:type="dxa"/>
            <w:tcBorders>
              <w:left w:val="single" w:color="7F7F7F" w:themeColor="text1" w:themeTint="80" w:sz="24" w:space="0"/>
            </w:tcBorders>
          </w:tcPr>
          <w:p w:rsidRDefault="00B727BF" w14:paraId="003DD9A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FD31BE7" w14:textId="77777777" w:rsidR="00B727BF">
            <w:pPr>
              <w:cnfStyle w:evenHBand="0" w:evenVBand="0" w:firstColumn="0" w:firstRow="0" w:firstRowFirstColumn="0" w:firstRowLastColumn="0" w:lastColumn="0" w:lastRow="0" w:lastRowFirstColumn="0" w:lastRowLastColumn="0" w:oddHBand="0" w:oddVBand="0" w:val="000000000000"/>
            </w:pPr>
            <w:r>
              <w:t>11</w:t>
            </w:r>
          </w:p>
        </w:tc>
        <w:tc>
          <w:tcPr>
            <w:tcW w:w="222" w:type="dxa"/>
            <w:tcBorders>
              <w:left w:val="single" w:color="7F7F7F" w:themeColor="text1" w:themeTint="80" w:sz="24" w:space="0"/>
            </w:tcBorders>
          </w:tcPr>
          <w:p w:rsidRDefault="00B727BF" w14:paraId="40E257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6312479" w14:textId="77777777" w:rsidR="00B727BF">
            <w:pPr>
              <w:cnfStyle w:evenHBand="0" w:evenVBand="0" w:firstColumn="0" w:firstRow="0" w:firstRowFirstColumn="0" w:firstRowLastColumn="0" w:lastColumn="0" w:lastRow="0" w:lastRowFirstColumn="0" w:lastRowLastColumn="0" w:oddHBand="0" w:oddVBand="0" w:val="000000000000"/>
            </w:pPr>
            <w:r>
              <w:t>12</w:t>
            </w:r>
          </w:p>
        </w:tc>
        <w:tc>
          <w:tcPr>
            <w:tcW w:w="222" w:type="dxa"/>
            <w:tcBorders>
              <w:left w:val="single" w:color="7F7F7F" w:themeColor="text1" w:themeTint="80" w:sz="24" w:space="0"/>
            </w:tcBorders>
          </w:tcPr>
          <w:p w:rsidRDefault="00B727BF" w14:paraId="6650FEA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C459465" w14:textId="77777777" w:rsidR="00B727BF">
            <w:pPr>
              <w:cnfStyle w:evenHBand="0" w:evenVBand="0" w:firstColumn="0" w:firstRow="0" w:firstRowFirstColumn="0" w:firstRowLastColumn="0" w:lastColumn="0" w:lastRow="0" w:lastRowFirstColumn="0" w:lastRowLastColumn="0" w:oddHBand="0" w:oddVBand="0" w:val="000000000000"/>
            </w:pPr>
            <w:r>
              <w:t>13</w:t>
            </w:r>
          </w:p>
        </w:tc>
        <w:tc>
          <w:tcPr>
            <w:tcW w:w="222" w:type="dxa"/>
            <w:tcBorders>
              <w:left w:val="single" w:color="7F7F7F" w:themeColor="text1" w:themeTint="80" w:sz="24" w:space="0"/>
            </w:tcBorders>
          </w:tcPr>
          <w:p w:rsidRDefault="00B727BF" w14:paraId="245AD716"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BFA2C27" w14:textId="77777777" w:rsidR="00B727BF">
            <w:pPr>
              <w:cnfStyle w:evenHBand="0" w:evenVBand="0" w:firstColumn="0" w:firstRow="0" w:firstRowFirstColumn="0" w:firstRowLastColumn="0" w:lastColumn="0" w:lastRow="0" w:lastRowFirstColumn="0" w:lastRowLastColumn="0" w:oddHBand="0" w:oddVBand="0" w:val="000000000000"/>
            </w:pPr>
            <w:r>
              <w:t>14</w:t>
            </w:r>
          </w:p>
        </w:tc>
        <w:tc>
          <w:tcPr>
            <w:tcW w:w="236" w:type="dxa"/>
            <w:tcBorders>
              <w:left w:val="single" w:color="7F7F7F" w:themeColor="text1" w:themeTint="80" w:sz="24" w:space="0"/>
            </w:tcBorders>
          </w:tcPr>
          <w:p w:rsidRDefault="00B727BF" w14:paraId="577CA0BE"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632F8B4A" w14:textId="77777777" w:rsidR="00B727BF">
            <w:r>
              <w:t>15</w:t>
            </w:r>
          </w:p>
        </w:tc>
      </w:tr>
      <w:tr w:rsidR="00B727BF" w:rsidTr="004E0FAE" w14:paraId="6FCDDF1D"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2F70BDC0" w14:textId="77777777" w:rsidR="00B727BF"/>
        </w:tc>
        <w:tc>
          <w:tcPr>
            <w:tcW w:w="222" w:type="dxa"/>
          </w:tcPr>
          <w:p w:rsidRDefault="00B727BF" w14:paraId="132C440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243A426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A12CB1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E0682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ABD017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FEE1B8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3CA2059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BC867C"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18011B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7934B567"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6203064"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BED75D2" w14:textId="77777777" w:rsidR="00B727BF"/>
        </w:tc>
      </w:tr>
      <w:tr w:rsidR="00B727BF" w:rsidTr="004E0FAE" w14:paraId="5217A1C3"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7F555F8" w14:textId="77777777" w:rsidR="00B727BF">
            <w:r>
              <w:t>16</w:t>
            </w:r>
          </w:p>
        </w:tc>
        <w:tc>
          <w:tcPr>
            <w:tcW w:w="222" w:type="dxa"/>
            <w:tcBorders>
              <w:left w:val="single" w:color="365F91" w:themeColor="accent1" w:themeShade="BF" w:sz="24" w:space="0"/>
            </w:tcBorders>
          </w:tcPr>
          <w:p w:rsidRDefault="00B727BF" w14:paraId="29EFDD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720943AF" w14:textId="77777777" w:rsidR="00B727BF">
            <w:pPr>
              <w:cnfStyle w:evenHBand="0" w:evenVBand="0" w:firstColumn="0" w:firstRow="0" w:firstRowFirstColumn="0" w:firstRowLastColumn="0" w:lastColumn="0" w:lastRow="0" w:lastRowFirstColumn="0" w:lastRowLastColumn="0" w:oddHBand="0" w:oddVBand="0" w:val="000000000000"/>
            </w:pPr>
            <w:r>
              <w:t>17</w:t>
            </w:r>
          </w:p>
        </w:tc>
        <w:tc>
          <w:tcPr>
            <w:tcW w:w="222" w:type="dxa"/>
            <w:tcBorders>
              <w:left w:val="single" w:color="7F7F7F" w:themeColor="text1" w:themeTint="80" w:sz="24" w:space="0"/>
            </w:tcBorders>
          </w:tcPr>
          <w:p w:rsidRDefault="00B727BF" w14:paraId="68768EA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74C77AA" w14:textId="77777777" w:rsidR="00B727BF">
            <w:pPr>
              <w:cnfStyle w:evenHBand="0" w:evenVBand="0" w:firstColumn="0" w:firstRow="0" w:firstRowFirstColumn="0" w:firstRowLastColumn="0" w:lastColumn="0" w:lastRow="0" w:lastRowFirstColumn="0" w:lastRowLastColumn="0" w:oddHBand="0" w:oddVBand="0" w:val="000000000000"/>
            </w:pPr>
            <w:r>
              <w:t>18</w:t>
            </w:r>
          </w:p>
        </w:tc>
        <w:tc>
          <w:tcPr>
            <w:tcW w:w="222" w:type="dxa"/>
            <w:tcBorders>
              <w:left w:val="single" w:color="7F7F7F" w:themeColor="text1" w:themeTint="80" w:sz="24" w:space="0"/>
            </w:tcBorders>
          </w:tcPr>
          <w:p w:rsidRDefault="00B727BF" w14:paraId="3B976F0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3B8C2BB3" w14:textId="77777777" w:rsidR="00B727BF">
            <w:pPr>
              <w:cnfStyle w:evenHBand="0" w:evenVBand="0" w:firstColumn="0" w:firstRow="0" w:firstRowFirstColumn="0" w:firstRowLastColumn="0" w:lastColumn="0" w:lastRow="0" w:lastRowFirstColumn="0" w:lastRowLastColumn="0" w:oddHBand="0" w:oddVBand="0" w:val="000000000000"/>
            </w:pPr>
            <w:r>
              <w:t>19</w:t>
            </w:r>
          </w:p>
        </w:tc>
        <w:tc>
          <w:tcPr>
            <w:tcW w:w="222" w:type="dxa"/>
            <w:tcBorders>
              <w:left w:val="single" w:color="7F7F7F" w:themeColor="text1" w:themeTint="80" w:sz="24" w:space="0"/>
            </w:tcBorders>
          </w:tcPr>
          <w:p w:rsidRDefault="00B727BF" w14:paraId="0B75540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F25A73A" w14:textId="77777777" w:rsidR="00B727BF">
            <w:pPr>
              <w:cnfStyle w:evenHBand="0" w:evenVBand="0" w:firstColumn="0" w:firstRow="0" w:firstRowFirstColumn="0" w:firstRowLastColumn="0" w:lastColumn="0" w:lastRow="0" w:lastRowFirstColumn="0" w:lastRowLastColumn="0" w:oddHBand="0" w:oddVBand="0" w:val="000000000000"/>
            </w:pPr>
            <w:r>
              <w:t>20</w:t>
            </w:r>
          </w:p>
        </w:tc>
        <w:tc>
          <w:tcPr>
            <w:tcW w:w="222" w:type="dxa"/>
            <w:tcBorders>
              <w:left w:val="single" w:color="7F7F7F" w:themeColor="text1" w:themeTint="80" w:sz="24" w:space="0"/>
            </w:tcBorders>
          </w:tcPr>
          <w:p w:rsidRDefault="00B727BF" w14:paraId="528D1A4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A354D0B" w14:textId="77777777" w:rsidR="00B727BF">
            <w:pPr>
              <w:cnfStyle w:evenHBand="0" w:evenVBand="0" w:firstColumn="0" w:firstRow="0" w:firstRowFirstColumn="0" w:firstRowLastColumn="0" w:lastColumn="0" w:lastRow="0" w:lastRowFirstColumn="0" w:lastRowLastColumn="0" w:oddHBand="0" w:oddVBand="0" w:val="000000000000"/>
            </w:pPr>
            <w:r>
              <w:t>21</w:t>
            </w:r>
          </w:p>
        </w:tc>
        <w:tc>
          <w:tcPr>
            <w:tcW w:w="236" w:type="dxa"/>
            <w:tcBorders>
              <w:left w:val="single" w:color="7F7F7F" w:themeColor="text1" w:themeTint="80" w:sz="24" w:space="0"/>
            </w:tcBorders>
          </w:tcPr>
          <w:p w:rsidRDefault="00B727BF" w14:paraId="39D9442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F18B654" w14:textId="77777777" w:rsidR="00B727BF">
            <w:r>
              <w:t>22</w:t>
            </w:r>
          </w:p>
        </w:tc>
      </w:tr>
      <w:tr w:rsidR="00B727BF" w:rsidTr="004E0FAE" w14:paraId="240642AC"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FA5893C" w14:textId="77777777" w:rsidR="00B727BF"/>
        </w:tc>
        <w:tc>
          <w:tcPr>
            <w:tcW w:w="222" w:type="dxa"/>
          </w:tcPr>
          <w:p w:rsidRDefault="00B727BF" w14:paraId="3C8EA301"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7103FE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70088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605440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30F47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C28E2F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797914C"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CADBE3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0681BC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4FD7CA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1BA4D037"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1CD49FE1" w14:textId="77777777" w:rsidR="00B727BF"/>
        </w:tc>
      </w:tr>
      <w:tr w:rsidR="00B727BF" w:rsidTr="004E0FAE" w14:paraId="58AD461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1F388259" w14:textId="77777777" w:rsidR="00B727BF">
            <w:r>
              <w:t>23</w:t>
            </w:r>
          </w:p>
        </w:tc>
        <w:tc>
          <w:tcPr>
            <w:tcW w:w="222" w:type="dxa"/>
            <w:tcBorders>
              <w:left w:val="single" w:color="365F91" w:themeColor="accent1" w:themeShade="BF" w:sz="24" w:space="0"/>
            </w:tcBorders>
          </w:tcPr>
          <w:p w:rsidRDefault="00B727BF" w14:paraId="55ED5D3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0E1DA208" w14:textId="77777777" w:rsidR="00B727BF">
            <w:pPr>
              <w:cnfStyle w:evenHBand="0" w:evenVBand="0" w:firstColumn="0" w:firstRow="0" w:firstRowFirstColumn="0" w:firstRowLastColumn="0" w:lastColumn="0" w:lastRow="0" w:lastRowFirstColumn="0" w:lastRowLastColumn="0" w:oddHBand="0" w:oddVBand="0" w:val="000000000000"/>
            </w:pPr>
            <w:r>
              <w:t>24</w:t>
            </w:r>
          </w:p>
        </w:tc>
        <w:tc>
          <w:tcPr>
            <w:tcW w:w="222" w:type="dxa"/>
            <w:tcBorders>
              <w:left w:val="single" w:color="7F7F7F" w:themeColor="text1" w:themeTint="80" w:sz="24" w:space="0"/>
            </w:tcBorders>
          </w:tcPr>
          <w:p w:rsidRDefault="00B727BF" w14:paraId="21DDD65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6747B61" w14:textId="77777777" w:rsidR="00B727BF">
            <w:pPr>
              <w:cnfStyle w:evenHBand="0" w:evenVBand="0" w:firstColumn="0" w:firstRow="0" w:firstRowFirstColumn="0" w:firstRowLastColumn="0" w:lastColumn="0" w:lastRow="0" w:lastRowFirstColumn="0" w:lastRowLastColumn="0" w:oddHBand="0" w:oddVBand="0" w:val="000000000000"/>
            </w:pPr>
            <w:r>
              <w:t>25</w:t>
            </w:r>
          </w:p>
        </w:tc>
        <w:tc>
          <w:tcPr>
            <w:tcW w:w="222" w:type="dxa"/>
            <w:tcBorders>
              <w:left w:val="single" w:color="7F7F7F" w:themeColor="text1" w:themeTint="80" w:sz="24" w:space="0"/>
            </w:tcBorders>
          </w:tcPr>
          <w:p w:rsidRDefault="00B727BF" w14:paraId="4DAE25C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EC58ED" w14:textId="77777777" w:rsidR="00B727BF">
            <w:pPr>
              <w:cnfStyle w:evenHBand="0" w:evenVBand="0" w:firstColumn="0" w:firstRow="0" w:firstRowFirstColumn="0" w:firstRowLastColumn="0" w:lastColumn="0" w:lastRow="0" w:lastRowFirstColumn="0" w:lastRowLastColumn="0" w:oddHBand="0" w:oddVBand="0" w:val="000000000000"/>
            </w:pPr>
            <w:r>
              <w:t>26</w:t>
            </w:r>
          </w:p>
        </w:tc>
        <w:tc>
          <w:tcPr>
            <w:tcW w:w="222" w:type="dxa"/>
            <w:tcBorders>
              <w:left w:val="single" w:color="7F7F7F" w:themeColor="text1" w:themeTint="80" w:sz="24" w:space="0"/>
            </w:tcBorders>
          </w:tcPr>
          <w:p w:rsidRDefault="00B727BF" w14:paraId="021C4BD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12959B52" w14:textId="77777777" w:rsidR="00B727BF">
            <w:pPr>
              <w:cnfStyle w:evenHBand="0" w:evenVBand="0" w:firstColumn="0" w:firstRow="0" w:firstRowFirstColumn="0" w:firstRowLastColumn="0" w:lastColumn="0" w:lastRow="0" w:lastRowFirstColumn="0" w:lastRowLastColumn="0" w:oddHBand="0" w:oddVBand="0" w:val="000000000000"/>
            </w:pPr>
            <w:r>
              <w:t>27</w:t>
            </w:r>
          </w:p>
        </w:tc>
        <w:tc>
          <w:tcPr>
            <w:tcW w:w="222" w:type="dxa"/>
            <w:tcBorders>
              <w:left w:val="single" w:color="7F7F7F" w:themeColor="text1" w:themeTint="80" w:sz="24" w:space="0"/>
            </w:tcBorders>
          </w:tcPr>
          <w:p w:rsidRDefault="00B727BF" w14:paraId="10745F1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7034EA" w14:textId="77777777" w:rsidR="00B727BF">
            <w:pPr>
              <w:cnfStyle w:evenHBand="0" w:evenVBand="0" w:firstColumn="0" w:firstRow="0" w:firstRowFirstColumn="0" w:firstRowLastColumn="0" w:lastColumn="0" w:lastRow="0" w:lastRowFirstColumn="0" w:lastRowLastColumn="0" w:oddHBand="0" w:oddVBand="0" w:val="000000000000"/>
            </w:pPr>
            <w:r>
              <w:t>28</w:t>
            </w:r>
          </w:p>
        </w:tc>
        <w:tc>
          <w:tcPr>
            <w:tcW w:w="236" w:type="dxa"/>
            <w:tcBorders>
              <w:left w:val="single" w:color="7F7F7F" w:themeColor="text1" w:themeTint="80" w:sz="24" w:space="0"/>
            </w:tcBorders>
          </w:tcPr>
          <w:p w:rsidRDefault="00B727BF" w14:paraId="7AAAED1D"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0A577843" w14:textId="77777777" w:rsidR="00B727BF">
            <w:r>
              <w:t>29</w:t>
            </w:r>
          </w:p>
        </w:tc>
      </w:tr>
      <w:tr w:rsidR="00B727BF" w:rsidTr="004E0FAE" w14:paraId="77F3774A"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0A665FC2" w14:textId="77777777" w:rsidR="00B727BF"/>
        </w:tc>
        <w:tc>
          <w:tcPr>
            <w:tcW w:w="222" w:type="dxa"/>
          </w:tcPr>
          <w:p w:rsidRDefault="00B727BF" w14:paraId="14745DEF"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F44661A"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E0DC9D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205012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09993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C47DCB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BEA935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12297F8"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72CBD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A60E2D3"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41EA7CEA"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5BC6E2B1" w14:textId="77777777" w:rsidR="00B727BF"/>
        </w:tc>
      </w:tr>
      <w:tr w:rsidR="00B727BF" w:rsidTr="004E0FAE" w14:paraId="310A44D7"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52344DAA" w14:textId="77777777" w:rsidR="00B727BF">
            <w:r>
              <w:t>30</w:t>
            </w:r>
          </w:p>
        </w:tc>
        <w:tc>
          <w:tcPr>
            <w:tcW w:w="222" w:type="dxa"/>
            <w:tcBorders>
              <w:left w:val="single" w:color="365F91" w:themeColor="accent1" w:themeShade="BF" w:sz="24" w:space="0"/>
            </w:tcBorders>
          </w:tcPr>
          <w:p w:rsidRDefault="00B727BF" w14:paraId="3B944F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3B2D699" w14:textId="77777777" w:rsidR="00B727BF">
            <w:pPr>
              <w:cnfStyle w:evenHBand="0" w:evenVBand="0" w:firstColumn="0" w:firstRow="0" w:firstRowFirstColumn="0" w:firstRowLastColumn="0" w:lastColumn="0" w:lastRow="0" w:lastRowFirstColumn="0" w:lastRowLastColumn="0" w:oddHBand="0" w:oddVBand="0" w:val="000000000000"/>
            </w:pPr>
            <w:r>
              <w:t>31</w:t>
            </w:r>
          </w:p>
        </w:tc>
        <w:tc>
          <w:tcPr>
            <w:tcW w:w="222" w:type="dxa"/>
            <w:tcBorders>
              <w:left w:val="single" w:color="7F7F7F" w:themeColor="text1" w:themeTint="80" w:sz="24" w:space="0"/>
            </w:tcBorders>
          </w:tcPr>
          <w:p w:rsidRDefault="00B727BF" w14:paraId="3EDF8A1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0C089E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576AFE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546A349"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1F2D8C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C71FE3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C31596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3E6B81"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71AEED1B"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ECB1C51" w14:textId="77777777" w:rsidR="00B727BF"/>
        </w:tc>
      </w:tr>
    </w:tbl>
    <w:p w:rsidRDefault="00E7307D" w14:paraId="71FFB7C8" w14:textId="77777777" w:rsidR="00B727BF" w:rsidP="00E7307D">
      <w:pPr>
        <w:pStyle w:val="Heading1"/>
      </w:pPr>
      <w:bookmarkStart w:id="9" w:name="_Toc359077857"/>
      <w:r>
        <w:t>Structural Elements</w:t>
      </w:r>
      <w:bookmarkEnd w:id="9"/>
    </w:p>
    <w:p w:rsidRDefault="00E7307D" w14:paraId="7A3A5F06" w14:textId="77777777" w:rsidR="00E7307D" w:rsidP="00E7307D">
      <w:r>
        <w:t xml:space="preserve">Miscellaneous structural elements you can add to your document, like footnotes, endnotes, </w:t>
      </w:r>
      <w:r>
        <w:t>dropcaps</w:t>
      </w:r>
      <w:r>
        <w:t xml:space="preserve"> and the like. </w:t>
      </w:r>
    </w:p>
    <w:p w:rsidRDefault="00E7307D" w14:paraId="2C5C749F" w14:textId="77777777" w:rsidR="00E7307D" w:rsidP="00E7307D">
      <w:pPr>
        <w:pStyle w:val="Heading2"/>
      </w:pPr>
      <w:bookmarkStart w:id="10" w:name="_Toc359077858"/>
      <w:r>
        <w:t>Footnotes &amp; Endnotes</w:t>
      </w:r>
      <w:bookmarkEnd w:id="10"/>
    </w:p>
    <w:p w:rsidRDefault="00E7307D" w14:paraId="71F2D2F2" w14:textId="77777777" w:rsidR="00E7307D" w:rsidP="00E7307D">
      <w:r>
        <w:t>Footnotes</w:t>
      </w:r>
      <w:r>
        <w:rPr>
          <w:rStyle w:val="FootnoteReference"/>
          <w:vertAlign w:val="superscript"/>
        </w:rPr>
        <w:footnoteReference w:id="1"/>
      </w:r>
      <w:r>
        <w:t xml:space="preserve"> and endnotes</w:t>
      </w:r>
      <w:r>
        <w:rPr>
          <w:rStyle w:val="EndnoteReference"/>
        </w:rPr>
      </w:r>
      <w:r>
        <w:t xml:space="preserve"> are automatically recognized and both are converted to endnotes, with backlinks for maximum ease of use in </w:t>
      </w:r>
      <w:r>
        <w:t>ebook</w:t>
      </w:r>
      <w:r>
        <w:t xml:space="preserve"> devices.</w:t>
      </w:r>
    </w:p>
    <w:p w:rsidRDefault="004C7966" w14:paraId="0B93904B" w14:textId="77777777" w:rsidR="004C7966" w:rsidP="004C7966">
      <w:pPr>
        <w:pStyle w:val="Heading2"/>
      </w:pPr>
      <w:bookmarkStart w:id="11" w:name="_Toc359077859"/>
      <w:r>
        <w:t>Dropcaps</w:t>
      </w:r>
      <w:bookmarkEnd w:id="11"/>
    </w:p>
    <w:p w:rsidRDefault="004C7966" w14:paraId="371342D2" w14:textId="77777777" w:rsidR="004C7966" w:rsidP="004C7966" w:rsidRPr="004C7966">
      <w:pPr>
        <w:keepNext/>
        <w:framePr w:dropCap="drop" w:hAnchor="text" w:lines="3" w:vAnchor="text" w:wrap="around"/>
        <w:spacing w:line="951" w:lineRule="exact"/>
        <w:textAlignment w:val="baseline"/>
        <w:rPr>
          <w:position w:val="-10"/>
          <w:sz w:val="117"/>
        </w:rPr>
      </w:pPr>
      <w:r w:rsidRPr="004C7966">
        <w:rPr>
          <w:position w:val="-10"/>
          <w:sz w:val="117"/>
          <w:szCs w:val="117"/>
        </w:rPr>
        <w:t>D</w:t>
      </w:r>
    </w:p>
    <w:p w:rsidRDefault="004C7966" w14:paraId="78F74741" w14:textId="77777777" w:rsidR="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r>
        <w:t>ebook</w:t>
      </w:r>
      <w:r>
        <w:t xml:space="preserve"> technology, this is not possible when converting.  Instead, the converted drop cap will use font size and line height to simulate the effect as well as possible. While not as good as the original, the result is usually tolerable. This paragraph has a “D” </w:t>
      </w:r>
      <w:r>
        <w:t>dropcap</w:t>
      </w:r>
      <w:r>
        <w:t xml:space="preserve"> set to occupy three lines of text with a font size of 58.5 pts.</w:t>
      </w:r>
      <w:r w:rsidR="00973501">
        <w:t xml:space="preserve"> Depending on the screen width and capabilities of the device you view the book on, this </w:t>
      </w:r>
      <w:r w:rsidR="00973501">
        <w:t>dropcap</w:t>
      </w:r>
      <w:r w:rsidR="00973501">
        <w:t xml:space="preserve"> can look anything from perfect to ugly.</w:t>
      </w:r>
    </w:p>
    <w:p w:rsidRDefault="00973501" w14:paraId="41758811" w14:textId="77777777" w:rsidR="00973501" w:rsidP="00973501">
      <w:pPr>
        <w:pStyle w:val="Heading2"/>
      </w:pPr>
      <w:bookmarkStart w:id="12" w:name="_Toc359077860"/>
      <w:r>
        <w:t>Links</w:t>
      </w:r>
      <w:bookmarkEnd w:id="12"/>
    </w:p>
    <w:p w:rsidRDefault="00973501" w14:paraId="54F1CCF7" w14:textId="77777777" w:rsidR="00973501" w:rsidP="00973501">
      <w:r>
        <w:t xml:space="preserve">Two kinds of links are possible, those that refer to an external website and those that refer to </w:t>
      </w:r>
      <w:r w:rsidR="001B39A6">
        <w:t>locations</w:t>
      </w:r>
      <w:r>
        <w:t xml:space="preserve"> inside the document itself. Both are supported by </w:t>
      </w:r>
      <w:r>
        <w:t>calibre</w:t>
      </w:r>
      <w:r>
        <w:t xml:space="preserve">. For example, here is a link pointing to the </w:t>
      </w:r>
      <w:hyperlink w:history="1" r:id="rId9" w:rsidRPr="00973501">
        <w:r>
          <w:rPr>
            <w:color w:val="0000FF"/>
            <w:szCs w:val="24"/>
            <w:lang w:val="en-US" w:eastAsia="en-US" w:bidi="ar-SA"/>
            <w:rStyle w:val="Hyperlink"/>
            <w:rFonts w:ascii="Ubuntu" w:hAnsi="Ubuntu" w:eastAsia="Ubuntu" w:cs="Ubuntu"/>
            <w:sz w:val="24"/>
            <w:u w:val="single"/>
          </w:rPr>
          <w:t>calibre</w:t>
        </w:r>
      </w:hyperlink>
      <w:hyperlink w:history="1" r:id="rId9" w:rsidRPr="00973501">
        <w:r>
          <w:rPr>
            <w:color w:val="0000FF"/>
            <w:szCs w:val="24"/>
            <w:lang w:val="en-US" w:eastAsia="en-US" w:bidi="ar-SA"/>
            <w:rStyle w:val="Hyperlink"/>
            <w:rFonts w:ascii="Ubuntu" w:hAnsi="Ubuntu" w:eastAsia="Ubuntu" w:cs="Ubuntu"/>
            <w:sz w:val="24"/>
            <w:u w:val="single"/>
          </w:rPr>
          <w:t xml:space="preserve"> download page</w:t>
        </w:r>
      </w:hyperlink>
      <w:r>
        <w:t>.</w:t>
      </w:r>
      <w:r w:rsidR="001B39A6">
        <w:t xml:space="preserve"> Then we have a link that points back to the section on </w:t>
      </w:r>
      <w:hyperlink w:anchor="_Paragraph_level_formatting" w:history="1" w:rsidR="001B39A6" w:rsidRPr="001B39A6">
        <w:r>
          <w:rPr>
            <w:color w:val="0000FF"/>
            <w:szCs w:val="24"/>
            <w:lang w:val="en-US" w:eastAsia="en-US" w:bidi="ar-SA"/>
            <w:rStyle w:val="Hyperlink"/>
            <w:rFonts w:ascii="Ubuntu" w:hAnsi="Ubuntu" w:eastAsia="Ubuntu" w:cs="Ubuntu"/>
            <w:sz w:val="24"/>
            <w:u w:val="single"/>
          </w:rPr>
          <w:t>paragraph level formatting</w:t>
        </w:r>
      </w:hyperlink>
      <w:r w:rsidR="001B39A6">
        <w:t xml:space="preserve"> in this document.</w:t>
      </w:r>
    </w:p>
    <w:p w:rsidRDefault="003D6012" w14:paraId="5B5102EF" w14:textId="77777777" w:rsidR="003D6012" w:rsidP="003D6012">
      <w:pPr>
        <w:pStyle w:val="Heading2"/>
      </w:pPr>
      <w:bookmarkStart w:id="13" w:name="_Toc359077861"/>
      <w:r>
        <w:t>Table of Contents</w:t>
      </w:r>
      <w:bookmarkEnd w:id="13"/>
    </w:p>
    <w:p w:rsidRDefault="00936DB5" w14:paraId="4DEA778B" w14:textId="77777777" w:rsidR="00936DB5" w:rsidP="003D6012">
      <w:r>
        <w:t xml:space="preserve">There are two approaches that </w:t>
      </w:r>
      <w:r>
        <w:t>calibre</w:t>
      </w:r>
      <w:r>
        <w:t xml:space="preserve"> takes when generating a Table of Contents. The first is if the Word document has a Table of Contents itself. Provided that the Table of Contents uses hyperlinks, </w:t>
      </w:r>
      <w:r>
        <w:t>calibre</w:t>
      </w:r>
      <w:r>
        <w:t xml:space="preserve"> will automatically use it. The levels of the Table of Contents are identified by their left indent, so if you want the </w:t>
      </w:r>
      <w:r>
        <w:t>ebook</w:t>
      </w:r>
      <w:r>
        <w:t xml:space="preserve"> to have a multi-level Table of Contents, make sure you create a properly indented Table of Contents in Word.</w:t>
      </w:r>
    </w:p>
    <w:p w:rsidRDefault="00936DB5" w14:paraId="36F8FED7" w14:textId="77777777" w:rsidR="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Default="00936DB5" w14:paraId="095554CD" w14:textId="77777777" w:rsidR="003D6012" w:rsidP="003D6012">
      <w:r>
        <w:t xml:space="preserve"> You can see the</w:t>
      </w:r>
      <w:r w:rsidR="003D6012">
        <w:t xml:space="preserve"> Table of Contents</w:t>
      </w:r>
      <w:r>
        <w:t xml:space="preserve"> created by </w:t>
      </w:r>
      <w:r>
        <w:t>calibre</w:t>
      </w:r>
      <w:r w:rsidR="003D6012">
        <w:t xml:space="preserve"> by clicking the Table of Contents button in whatever viewer you are using to view the converted </w:t>
      </w:r>
      <w:r w:rsidR="003D6012">
        <w:t>ebook</w:t>
      </w:r>
      <w:r w:rsidR="003D6012">
        <w:t>.</w:t>
      </w:r>
      <w:r w:rsidR="00197BE5">
        <w:t xml:space="preserve"> </w:t>
      </w:r>
    </w:p>
    <w:p w:rsidRDefault="00936DB5" w14:paraId="29A2F605" w14:textId="3C87B682" w:rsidR="00936DB5" w:rsidRPr="00747584">
      <w:pPr>
        <w:pStyle w:val="TOC1"/>
        <w:tabs>
          <w:tab w:val="right" w:pos="9350" w:leader="dot"/>
        </w:tabs>
        <w:rPr>
          <w:rFonts w:eastAsiaTheme="minorEastAsia"/>
          <w:b w:val="0"/>
          <w:bCs w:val="0"/>
          <w:noProof/>
          <w:sz w:val="24"/>
          <w:szCs w:val="24"/>
        </w:rPr>
      </w:pPr>
      <w:r>
        <w:fldChar w:fldCharType="begin"/>
      </w:r>
      <w:r>
        <w:instrText xml:space="preserve">TOC \o "1-3" \h \z \u</w:instrText>
      </w:r>
      <w:r>
        <w:fldChar w:fldCharType="separate"/>
      </w:r>
      <w:hyperlink w:anchor="_Toc359077851" w:history="1" w:rsidRPr="00747584">
        <w:r>
          <w:rPr>
            <w:sz w:val="24"/>
            <w:szCs w:val="24"/>
            <w:lang w:val="en-US" w:eastAsia="en-US" w:bidi="ar-SA"/>
            <w:bCs/>
            <w:rStyle w:val="Hyperlink"/>
            <w:noProof/>
            <w:b/>
            <w:rFonts w:ascii="Ubuntu" w:hAnsi="Ubuntu" w:eastAsia="Ubuntu" w:cs="Ubuntu"/>
          </w:rPr>
          <w:t>Demonstration of DOCX support in calibre</w:t>
        </w:r>
      </w:hyperlink>
      <w:r w:rsidRPr="00747584">
        <w:rPr>
          <w:noProof/>
          <w:webHidden/>
          <w:sz w:val="24"/>
          <w:szCs w:val="24"/>
        </w:rPr>
        <w:tab/>
      </w:r>
      <w:r>
        <w:rPr/>
        <w:fldChar w:fldCharType="begin"/>
      </w:r>
      <w:r>
        <w:rPr/>
        <w:instrText xml:space="preserve"> PAGEREF _Toc359077851 \h </w:instrText>
      </w:r>
      <w:r>
        <w:rPr/>
        <w:fldChar w:fldCharType="separate"/>
      </w:r>
      <w:r w:rsidR="00196049">
        <w:rPr>
          <w:noProof/>
          <w:webHidden/>
          <w:sz w:val="24"/>
          <w:szCs w:val="24"/>
        </w:rPr>
        <w:t>1</w:t>
      </w:r>
      <w:r>
        <w:rPr/>
        <w:fldChar w:fldCharType="end"/>
      </w:r>
    </w:p>
    <w:p w:rsidRDefault="00936DB5" w14:paraId="6BC4E479" w14:textId="50EB762F" w:rsidR="00936DB5" w:rsidRPr="00747584">
      <w:pPr>
        <w:pStyle w:val="TOC1"/>
        <w:tabs>
          <w:tab w:val="right" w:pos="9350" w:leader="dot"/>
        </w:tabs>
        <w:rPr>
          <w:rFonts w:eastAsiaTheme="minorEastAsia"/>
          <w:b w:val="0"/>
          <w:bCs w:val="0"/>
          <w:noProof/>
          <w:sz w:val="24"/>
          <w:szCs w:val="24"/>
        </w:rPr>
      </w:pPr>
      <w:hyperlink w:anchor="_Toc359077852" w:history="1" w:rsidRPr="00747584">
        <w:r>
          <w:rPr>
            <w:sz w:val="24"/>
            <w:szCs w:val="24"/>
            <w:lang w:val="en-US" w:eastAsia="en-US" w:bidi="ar-SA"/>
            <w:bCs/>
            <w:rStyle w:val="Hyperlink"/>
            <w:noProof/>
            <w:b/>
            <w:rFonts w:ascii="Ubuntu" w:hAnsi="Ubuntu" w:eastAsia="Ubuntu" w:cs="Ubuntu"/>
          </w:rPr>
          <w:t>Text Formatting</w:t>
        </w:r>
      </w:hyperlink>
      <w:r w:rsidRPr="00747584">
        <w:rPr>
          <w:noProof/>
          <w:webHidden/>
          <w:sz w:val="24"/>
          <w:szCs w:val="24"/>
        </w:rPr>
        <w:tab/>
      </w:r>
      <w:r>
        <w:rPr/>
        <w:fldChar w:fldCharType="begin"/>
      </w:r>
      <w:r>
        <w:rPr/>
        <w:instrText xml:space="preserve"> PAGEREF _Toc359077852 \h </w:instrText>
      </w:r>
      <w:r>
        <w:rPr/>
        <w:fldChar w:fldCharType="separate"/>
      </w:r>
      <w:r w:rsidR="00196049">
        <w:rPr>
          <w:noProof/>
          <w:webHidden/>
          <w:sz w:val="24"/>
          <w:szCs w:val="24"/>
        </w:rPr>
        <w:t>2</w:t>
      </w:r>
      <w:r>
        <w:rPr/>
        <w:fldChar w:fldCharType="end"/>
      </w:r>
    </w:p>
    <w:p w:rsidRDefault="00936DB5" w14:paraId="7B7DDACF" w14:textId="52167073" w:rsidR="00936DB5" w:rsidRPr="00747584">
      <w:pPr>
        <w:pStyle w:val="TOC2"/>
        <w:tabs>
          <w:tab w:val="right" w:pos="9350" w:leader="dot"/>
        </w:tabs>
        <w:rPr>
          <w:rFonts w:eastAsiaTheme="minorEastAsia"/>
          <w:i w:val="0"/>
          <w:iCs w:val="0"/>
          <w:noProof/>
          <w:sz w:val="24"/>
          <w:szCs w:val="24"/>
        </w:rPr>
      </w:pPr>
      <w:hyperlink w:anchor="_Toc359077853" w:history="1" w:rsidRPr="00747584">
        <w:r>
          <w:rPr>
            <w:sz w:val="24"/>
            <w:szCs w:val="24"/>
            <w:lang w:val="en-US" w:eastAsia="en-US" w:bidi="ar-SA"/>
            <w:iCs/>
            <w:rStyle w:val="Hyperlink"/>
            <w:noProof/>
            <w:i/>
            <w:rFonts w:ascii="Ubuntu" w:hAnsi="Ubuntu" w:eastAsia="Ubuntu" w:cs="Ubuntu"/>
          </w:rPr>
          <w:t>Inline formatting</w:t>
        </w:r>
      </w:hyperlink>
      <w:r w:rsidRPr="00747584">
        <w:rPr>
          <w:noProof/>
          <w:webHidden/>
          <w:sz w:val="24"/>
          <w:szCs w:val="24"/>
        </w:rPr>
        <w:tab/>
      </w:r>
      <w:r>
        <w:rPr/>
        <w:fldChar w:fldCharType="begin"/>
      </w:r>
      <w:r>
        <w:rPr/>
        <w:instrText xml:space="preserve"> PAGEREF _Toc359077853 \h </w:instrText>
      </w:r>
      <w:r>
        <w:rPr/>
        <w:fldChar w:fldCharType="separate"/>
      </w:r>
      <w:r w:rsidR="00196049">
        <w:rPr>
          <w:noProof/>
          <w:webHidden/>
          <w:sz w:val="24"/>
          <w:szCs w:val="24"/>
        </w:rPr>
        <w:t>2</w:t>
      </w:r>
      <w:r>
        <w:rPr/>
        <w:fldChar w:fldCharType="end"/>
      </w:r>
    </w:p>
    <w:p w:rsidRDefault="00936DB5" w14:paraId="264023C6" w14:textId="01EDFF85" w:rsidR="00936DB5" w:rsidRPr="00747584">
      <w:pPr>
        <w:pStyle w:val="TOC2"/>
        <w:tabs>
          <w:tab w:val="right" w:pos="9350" w:leader="dot"/>
        </w:tabs>
        <w:rPr>
          <w:rFonts w:eastAsiaTheme="minorEastAsia"/>
          <w:i w:val="0"/>
          <w:iCs w:val="0"/>
          <w:noProof/>
          <w:sz w:val="24"/>
          <w:szCs w:val="24"/>
        </w:rPr>
      </w:pPr>
      <w:hyperlink w:anchor="_Toc359077854" w:history="1" w:rsidRPr="00747584">
        <w:r>
          <w:rPr>
            <w:sz w:val="24"/>
            <w:szCs w:val="24"/>
            <w:lang w:val="en-US" w:eastAsia="en-US" w:bidi="ar-SA"/>
            <w:iCs/>
            <w:rStyle w:val="Hyperlink"/>
            <w:noProof/>
            <w:i/>
            <w:rFonts w:ascii="Ubuntu" w:hAnsi="Ubuntu" w:eastAsia="Ubuntu" w:cs="Ubuntu"/>
          </w:rPr>
          <w:t>Fun with fonts</w:t>
        </w:r>
      </w:hyperlink>
      <w:r w:rsidRPr="00747584">
        <w:rPr>
          <w:noProof/>
          <w:webHidden/>
          <w:sz w:val="24"/>
          <w:szCs w:val="24"/>
        </w:rPr>
        <w:tab/>
      </w:r>
      <w:r>
        <w:rPr/>
        <w:fldChar w:fldCharType="begin"/>
      </w:r>
      <w:r>
        <w:rPr/>
        <w:instrText xml:space="preserve"> PAGEREF _Toc359077854 \h </w:instrText>
      </w:r>
      <w:r>
        <w:rPr/>
        <w:fldChar w:fldCharType="separate"/>
      </w:r>
      <w:r w:rsidR="00196049">
        <w:rPr>
          <w:noProof/>
          <w:webHidden/>
          <w:sz w:val="24"/>
          <w:szCs w:val="24"/>
        </w:rPr>
        <w:t>2</w:t>
      </w:r>
      <w:r>
        <w:rPr/>
        <w:fldChar w:fldCharType="end"/>
      </w:r>
    </w:p>
    <w:p w:rsidRDefault="00936DB5" w14:paraId="05A91E0D" w14:textId="496AA1A4" w:rsidR="00936DB5" w:rsidRPr="00747584">
      <w:pPr>
        <w:pStyle w:val="TOC2"/>
        <w:tabs>
          <w:tab w:val="right" w:pos="9350" w:leader="dot"/>
        </w:tabs>
        <w:rPr>
          <w:rFonts w:eastAsiaTheme="minorEastAsia"/>
          <w:i w:val="0"/>
          <w:iCs w:val="0"/>
          <w:noProof/>
          <w:sz w:val="24"/>
          <w:szCs w:val="24"/>
        </w:rPr>
      </w:pPr>
      <w:hyperlink w:anchor="_Toc359077855" w:history="1" w:rsidRPr="00747584">
        <w:r>
          <w:rPr>
            <w:sz w:val="24"/>
            <w:szCs w:val="24"/>
            <w:lang w:val="en-US" w:eastAsia="en-US" w:bidi="ar-SA"/>
            <w:iCs/>
            <w:rStyle w:val="Hyperlink"/>
            <w:noProof/>
            <w:i/>
            <w:rFonts w:ascii="Ubuntu" w:hAnsi="Ubuntu" w:eastAsia="Ubuntu" w:cs="Ubuntu"/>
          </w:rPr>
          <w:t>Paragraph level formatting</w:t>
        </w:r>
      </w:hyperlink>
      <w:r w:rsidRPr="00747584">
        <w:rPr>
          <w:noProof/>
          <w:webHidden/>
          <w:sz w:val="24"/>
          <w:szCs w:val="24"/>
        </w:rPr>
        <w:tab/>
      </w:r>
      <w:r>
        <w:rPr/>
        <w:fldChar w:fldCharType="begin"/>
      </w:r>
      <w:r>
        <w:rPr/>
        <w:instrText xml:space="preserve"> PAGEREF _Toc359077855 \h </w:instrText>
      </w:r>
      <w:r>
        <w:rPr/>
        <w:fldChar w:fldCharType="separate"/>
      </w:r>
      <w:r w:rsidR="00196049">
        <w:rPr>
          <w:noProof/>
          <w:webHidden/>
          <w:sz w:val="24"/>
          <w:szCs w:val="24"/>
        </w:rPr>
        <w:t>2</w:t>
      </w:r>
      <w:r>
        <w:rPr/>
        <w:fldChar w:fldCharType="end"/>
      </w:r>
    </w:p>
    <w:p w:rsidRDefault="00936DB5" w14:paraId="43F29843" w14:textId="053EDC9A" w:rsidR="00936DB5" w:rsidRPr="00747584">
      <w:pPr>
        <w:pStyle w:val="TOC1"/>
        <w:tabs>
          <w:tab w:val="right" w:pos="9350" w:leader="dot"/>
        </w:tabs>
        <w:rPr>
          <w:rFonts w:eastAsiaTheme="minorEastAsia"/>
          <w:b w:val="0"/>
          <w:bCs w:val="0"/>
          <w:noProof/>
          <w:sz w:val="24"/>
          <w:szCs w:val="24"/>
        </w:rPr>
      </w:pPr>
      <w:hyperlink w:anchor="_Toc359077856" w:history="1" w:rsidRPr="00747584">
        <w:r>
          <w:rPr>
            <w:sz w:val="24"/>
            <w:szCs w:val="24"/>
            <w:lang w:val="en-US" w:eastAsia="en-US" w:bidi="ar-SA"/>
            <w:bCs/>
            <w:rStyle w:val="Hyperlink"/>
            <w:noProof/>
            <w:b/>
            <w:rFonts w:ascii="Ubuntu" w:hAnsi="Ubuntu" w:eastAsia="Ubuntu" w:cs="Ubuntu"/>
          </w:rPr>
          <w:t>Tables</w:t>
        </w:r>
      </w:hyperlink>
      <w:r w:rsidRPr="00747584">
        <w:rPr>
          <w:noProof/>
          <w:webHidden/>
          <w:sz w:val="24"/>
          <w:szCs w:val="24"/>
        </w:rPr>
        <w:tab/>
      </w:r>
      <w:r>
        <w:rPr/>
        <w:fldChar w:fldCharType="begin"/>
      </w:r>
      <w:r>
        <w:rPr/>
        <w:instrText xml:space="preserve"> PAGEREF _Toc359077856 \h </w:instrText>
      </w:r>
      <w:r>
        <w:rPr/>
        <w:fldChar w:fldCharType="separate"/>
      </w:r>
      <w:r w:rsidR="00196049">
        <w:rPr>
          <w:noProof/>
          <w:webHidden/>
          <w:sz w:val="24"/>
          <w:szCs w:val="24"/>
        </w:rPr>
        <w:t>3</w:t>
      </w:r>
      <w:r>
        <w:rPr/>
        <w:fldChar w:fldCharType="end"/>
      </w:r>
    </w:p>
    <w:p w:rsidRDefault="00936DB5" w14:paraId="4CC81D61" w14:textId="740AC9C5" w:rsidR="00936DB5" w:rsidRPr="00747584">
      <w:pPr>
        <w:pStyle w:val="TOC1"/>
        <w:tabs>
          <w:tab w:val="right" w:pos="9350" w:leader="dot"/>
        </w:tabs>
        <w:rPr>
          <w:rFonts w:eastAsiaTheme="minorEastAsia"/>
          <w:b w:val="0"/>
          <w:bCs w:val="0"/>
          <w:noProof/>
          <w:sz w:val="24"/>
          <w:szCs w:val="24"/>
        </w:rPr>
      </w:pPr>
      <w:hyperlink w:anchor="_Toc359077857" w:history="1" w:rsidRPr="00747584">
        <w:r>
          <w:rPr>
            <w:sz w:val="24"/>
            <w:szCs w:val="24"/>
            <w:lang w:val="en-US" w:eastAsia="en-US" w:bidi="ar-SA"/>
            <w:bCs/>
            <w:rStyle w:val="Hyperlink"/>
            <w:noProof/>
            <w:b/>
            <w:rFonts w:ascii="Ubuntu" w:hAnsi="Ubuntu" w:eastAsia="Ubuntu" w:cs="Ubuntu"/>
          </w:rPr>
          <w:t>Structural Elements</w:t>
        </w:r>
      </w:hyperlink>
      <w:r w:rsidRPr="00747584">
        <w:rPr>
          <w:noProof/>
          <w:webHidden/>
          <w:sz w:val="24"/>
          <w:szCs w:val="24"/>
        </w:rPr>
        <w:tab/>
      </w:r>
      <w:r>
        <w:rPr/>
        <w:fldChar w:fldCharType="begin"/>
      </w:r>
      <w:r>
        <w:rPr/>
        <w:instrText xml:space="preserve"> PAGEREF _Toc359077857 \h </w:instrText>
      </w:r>
      <w:r>
        <w:rPr/>
        <w:fldChar w:fldCharType="separate"/>
      </w:r>
      <w:r w:rsidR="00196049">
        <w:rPr>
          <w:noProof/>
          <w:webHidden/>
          <w:sz w:val="24"/>
          <w:szCs w:val="24"/>
        </w:rPr>
        <w:t>5</w:t>
      </w:r>
      <w:r>
        <w:rPr/>
        <w:fldChar w:fldCharType="end"/>
      </w:r>
    </w:p>
    <w:p w:rsidRDefault="00936DB5" w14:paraId="341BE051" w14:textId="52FB1BF4" w:rsidR="00936DB5" w:rsidRPr="00747584">
      <w:pPr>
        <w:pStyle w:val="TOC2"/>
        <w:tabs>
          <w:tab w:val="right" w:pos="9350" w:leader="dot"/>
        </w:tabs>
        <w:rPr>
          <w:rFonts w:eastAsiaTheme="minorEastAsia"/>
          <w:i w:val="0"/>
          <w:iCs w:val="0"/>
          <w:noProof/>
          <w:sz w:val="24"/>
          <w:szCs w:val="24"/>
        </w:rPr>
      </w:pPr>
      <w:hyperlink w:anchor="_Toc359077858" w:history="1" w:rsidRPr="00747584">
        <w:r>
          <w:rPr>
            <w:sz w:val="24"/>
            <w:szCs w:val="24"/>
            <w:lang w:val="en-US" w:eastAsia="en-US" w:bidi="ar-SA"/>
            <w:iCs/>
            <w:rStyle w:val="Hyperlink"/>
            <w:noProof/>
            <w:i/>
            <w:rFonts w:ascii="Ubuntu" w:hAnsi="Ubuntu" w:eastAsia="Ubuntu" w:cs="Ubuntu"/>
          </w:rPr>
          <w:t>Footnotes &amp; Endnotes</w:t>
        </w:r>
      </w:hyperlink>
      <w:r w:rsidRPr="00747584">
        <w:rPr>
          <w:noProof/>
          <w:webHidden/>
          <w:sz w:val="24"/>
          <w:szCs w:val="24"/>
        </w:rPr>
        <w:tab/>
      </w:r>
      <w:r>
        <w:rPr/>
        <w:fldChar w:fldCharType="begin"/>
      </w:r>
      <w:r>
        <w:rPr/>
        <w:instrText xml:space="preserve"> PAGEREF _Toc359077858 \h </w:instrText>
      </w:r>
      <w:r>
        <w:rPr/>
        <w:fldChar w:fldCharType="separate"/>
      </w:r>
      <w:r w:rsidR="00196049">
        <w:rPr>
          <w:noProof/>
          <w:webHidden/>
          <w:sz w:val="24"/>
          <w:szCs w:val="24"/>
        </w:rPr>
        <w:t>5</w:t>
      </w:r>
      <w:r>
        <w:rPr/>
        <w:fldChar w:fldCharType="end"/>
      </w:r>
    </w:p>
    <w:p w:rsidRDefault="00936DB5" w14:paraId="2C79413E" w14:textId="024D4532" w:rsidR="00936DB5" w:rsidRPr="00747584">
      <w:pPr>
        <w:pStyle w:val="TOC2"/>
        <w:tabs>
          <w:tab w:val="right" w:pos="9350" w:leader="dot"/>
        </w:tabs>
        <w:rPr>
          <w:rFonts w:eastAsiaTheme="minorEastAsia"/>
          <w:i w:val="0"/>
          <w:iCs w:val="0"/>
          <w:noProof/>
          <w:sz w:val="24"/>
          <w:szCs w:val="24"/>
        </w:rPr>
      </w:pPr>
      <w:hyperlink w:anchor="_Toc359077859" w:history="1" w:rsidRPr="00747584">
        <w:r>
          <w:rPr>
            <w:sz w:val="24"/>
            <w:szCs w:val="24"/>
            <w:lang w:val="en-US" w:eastAsia="en-US" w:bidi="ar-SA"/>
            <w:iCs/>
            <w:rStyle w:val="Hyperlink"/>
            <w:noProof/>
            <w:i/>
            <w:rFonts w:ascii="Ubuntu" w:hAnsi="Ubuntu" w:eastAsia="Ubuntu" w:cs="Ubuntu"/>
          </w:rPr>
          <w:t>Dropcaps</w:t>
        </w:r>
      </w:hyperlink>
      <w:r w:rsidRPr="00747584">
        <w:rPr>
          <w:noProof/>
          <w:webHidden/>
          <w:sz w:val="24"/>
          <w:szCs w:val="24"/>
        </w:rPr>
        <w:tab/>
      </w:r>
      <w:r>
        <w:rPr/>
        <w:fldChar w:fldCharType="begin"/>
      </w:r>
      <w:r>
        <w:rPr/>
        <w:instrText xml:space="preserve"> PAGEREF _Toc359077859 \h </w:instrText>
      </w:r>
      <w:r>
        <w:rPr/>
        <w:fldChar w:fldCharType="separate"/>
      </w:r>
      <w:r w:rsidR="00196049">
        <w:rPr>
          <w:noProof/>
          <w:webHidden/>
          <w:sz w:val="24"/>
          <w:szCs w:val="24"/>
        </w:rPr>
        <w:t>5</w:t>
      </w:r>
      <w:r>
        <w:rPr/>
        <w:fldChar w:fldCharType="end"/>
      </w:r>
    </w:p>
    <w:p w:rsidRDefault="00936DB5" w14:paraId="42C8BBBE" w14:textId="43D69C5A" w:rsidR="00936DB5" w:rsidRPr="00747584">
      <w:pPr>
        <w:pStyle w:val="TOC2"/>
        <w:tabs>
          <w:tab w:val="right" w:pos="9350" w:leader="dot"/>
        </w:tabs>
        <w:rPr>
          <w:rFonts w:eastAsiaTheme="minorEastAsia"/>
          <w:i w:val="0"/>
          <w:iCs w:val="0"/>
          <w:noProof/>
          <w:sz w:val="24"/>
          <w:szCs w:val="24"/>
        </w:rPr>
      </w:pPr>
      <w:hyperlink w:anchor="_Toc359077860" w:history="1" w:rsidRPr="00747584">
        <w:r>
          <w:rPr>
            <w:sz w:val="24"/>
            <w:szCs w:val="24"/>
            <w:lang w:val="en-US" w:eastAsia="en-US" w:bidi="ar-SA"/>
            <w:iCs/>
            <w:rStyle w:val="Hyperlink"/>
            <w:noProof/>
            <w:i/>
            <w:rFonts w:ascii="Ubuntu" w:hAnsi="Ubuntu" w:eastAsia="Ubuntu" w:cs="Ubuntu"/>
          </w:rPr>
          <w:t>Links</w:t>
        </w:r>
      </w:hyperlink>
      <w:r w:rsidRPr="00747584">
        <w:rPr>
          <w:noProof/>
          <w:webHidden/>
          <w:sz w:val="24"/>
          <w:szCs w:val="24"/>
        </w:rPr>
        <w:tab/>
      </w:r>
      <w:r>
        <w:rPr/>
        <w:fldChar w:fldCharType="begin"/>
      </w:r>
      <w:r>
        <w:rPr/>
        <w:instrText xml:space="preserve"> PAGEREF _Toc359077860 \h </w:instrText>
      </w:r>
      <w:r>
        <w:rPr/>
        <w:fldChar w:fldCharType="separate"/>
      </w:r>
      <w:r w:rsidR="00196049">
        <w:rPr>
          <w:noProof/>
          <w:webHidden/>
          <w:sz w:val="24"/>
          <w:szCs w:val="24"/>
        </w:rPr>
        <w:t>5</w:t>
      </w:r>
      <w:r>
        <w:rPr/>
        <w:fldChar w:fldCharType="end"/>
      </w:r>
    </w:p>
    <w:p w:rsidRDefault="00936DB5" w14:paraId="29D74828" w14:textId="73BEA37A" w:rsidR="00936DB5" w:rsidRPr="00747584">
      <w:pPr>
        <w:pStyle w:val="TOC2"/>
        <w:tabs>
          <w:tab w:val="right" w:pos="9350" w:leader="dot"/>
        </w:tabs>
        <w:rPr>
          <w:rFonts w:eastAsiaTheme="minorEastAsia"/>
          <w:i w:val="0"/>
          <w:iCs w:val="0"/>
          <w:noProof/>
          <w:sz w:val="24"/>
          <w:szCs w:val="24"/>
        </w:rPr>
      </w:pPr>
      <w:hyperlink w:anchor="_Toc359077861" w:history="1" w:rsidRPr="00747584">
        <w:r>
          <w:rPr>
            <w:sz w:val="24"/>
            <w:szCs w:val="24"/>
            <w:lang w:val="en-US" w:eastAsia="en-US" w:bidi="ar-SA"/>
            <w:iCs/>
            <w:rStyle w:val="Hyperlink"/>
            <w:noProof/>
            <w:i/>
            <w:rFonts w:ascii="Ubuntu" w:hAnsi="Ubuntu" w:eastAsia="Ubuntu" w:cs="Ubuntu"/>
          </w:rPr>
          <w:t>Table of Contents</w:t>
        </w:r>
      </w:hyperlink>
      <w:r w:rsidRPr="00747584">
        <w:rPr>
          <w:noProof/>
          <w:webHidden/>
          <w:sz w:val="24"/>
          <w:szCs w:val="24"/>
        </w:rPr>
        <w:tab/>
      </w:r>
      <w:r>
        <w:rPr/>
        <w:fldChar w:fldCharType="begin"/>
      </w:r>
      <w:r>
        <w:rPr/>
        <w:instrText xml:space="preserve"> PAGEREF _Toc359077861 \h </w:instrText>
      </w:r>
      <w:r>
        <w:rPr/>
        <w:fldChar w:fldCharType="separate"/>
      </w:r>
      <w:r w:rsidR="00196049">
        <w:rPr>
          <w:noProof/>
          <w:webHidden/>
          <w:sz w:val="24"/>
          <w:szCs w:val="24"/>
        </w:rPr>
        <w:t>5</w:t>
      </w:r>
      <w:r>
        <w:rPr/>
        <w:fldChar w:fldCharType="end"/>
      </w:r>
    </w:p>
    <w:p w:rsidRDefault="00936DB5" w14:paraId="42F80218" w14:textId="52397735" w:rsidR="00936DB5" w:rsidRPr="00747584">
      <w:pPr>
        <w:pStyle w:val="TOC1"/>
        <w:tabs>
          <w:tab w:val="right" w:pos="9350" w:leader="dot"/>
        </w:tabs>
        <w:rPr>
          <w:rFonts w:eastAsiaTheme="minorEastAsia"/>
          <w:b w:val="0"/>
          <w:bCs w:val="0"/>
          <w:noProof/>
          <w:sz w:val="24"/>
          <w:szCs w:val="24"/>
        </w:rPr>
      </w:pPr>
      <w:hyperlink w:anchor="_Toc359077862" w:history="1" w:rsidRPr="00747584">
        <w:r>
          <w:rPr>
            <w:sz w:val="24"/>
            <w:szCs w:val="24"/>
            <w:lang w:val="en-US" w:eastAsia="en-US" w:bidi="ar-SA"/>
            <w:bCs/>
            <w:rStyle w:val="Hyperlink"/>
            <w:noProof/>
            <w:b/>
            <w:rFonts w:ascii="Ubuntu" w:hAnsi="Ubuntu" w:eastAsia="Ubuntu" w:cs="Ubuntu"/>
          </w:rPr>
          <w:t>Images</w:t>
        </w:r>
      </w:hyperlink>
      <w:r w:rsidRPr="00747584">
        <w:rPr>
          <w:noProof/>
          <w:webHidden/>
          <w:sz w:val="24"/>
          <w:szCs w:val="24"/>
        </w:rPr>
        <w:tab/>
      </w:r>
      <w:r>
        <w:rPr/>
        <w:fldChar w:fldCharType="begin"/>
      </w:r>
      <w:r>
        <w:rPr/>
        <w:instrText xml:space="preserve"> PAGEREF _Toc359077862 \h </w:instrText>
      </w:r>
      <w:r>
        <w:rPr/>
        <w:fldChar w:fldCharType="separate"/>
      </w:r>
      <w:r w:rsidR="00196049">
        <w:rPr>
          <w:noProof/>
          <w:webHidden/>
          <w:sz w:val="24"/>
          <w:szCs w:val="24"/>
        </w:rPr>
        <w:t>7</w:t>
      </w:r>
      <w:r>
        <w:rPr/>
        <w:fldChar w:fldCharType="end"/>
      </w:r>
    </w:p>
    <w:p w:rsidRDefault="00936DB5" w14:paraId="3F752B36" w14:textId="4DDECB33" w:rsidR="00936DB5" w:rsidRPr="00747584">
      <w:pPr>
        <w:pStyle w:val="TOC1"/>
        <w:tabs>
          <w:tab w:val="right" w:pos="9350" w:leader="dot"/>
        </w:tabs>
        <w:rPr>
          <w:rFonts w:eastAsiaTheme="minorEastAsia"/>
          <w:b w:val="0"/>
          <w:bCs w:val="0"/>
          <w:noProof/>
          <w:sz w:val="24"/>
          <w:szCs w:val="24"/>
        </w:rPr>
      </w:pPr>
      <w:hyperlink w:anchor="_Toc359077863" w:history="1" w:rsidRPr="00747584">
        <w:r>
          <w:rPr>
            <w:sz w:val="24"/>
            <w:szCs w:val="24"/>
            <w:lang w:val="en-US" w:eastAsia="en-US" w:bidi="ar-SA"/>
            <w:bCs/>
            <w:rStyle w:val="Hyperlink"/>
            <w:noProof/>
            <w:b/>
            <w:rFonts w:ascii="Ubuntu" w:hAnsi="Ubuntu" w:eastAsia="Ubuntu" w:cs="Ubuntu"/>
          </w:rPr>
          <w:t>Lists</w:t>
        </w:r>
      </w:hyperlink>
      <w:r w:rsidRPr="00747584">
        <w:rPr>
          <w:noProof/>
          <w:webHidden/>
          <w:sz w:val="24"/>
          <w:szCs w:val="24"/>
        </w:rPr>
        <w:tab/>
      </w:r>
      <w:r>
        <w:rPr/>
        <w:fldChar w:fldCharType="begin"/>
      </w:r>
      <w:r>
        <w:rPr/>
        <w:instrText xml:space="preserve"> PAGEREF _Toc359077863 \h </w:instrText>
      </w:r>
      <w:r>
        <w:rPr/>
        <w:fldChar w:fldCharType="separate"/>
      </w:r>
      <w:r w:rsidR="00196049">
        <w:rPr>
          <w:noProof/>
          <w:webHidden/>
          <w:sz w:val="24"/>
          <w:szCs w:val="24"/>
        </w:rPr>
        <w:t>8</w:t>
      </w:r>
      <w:r>
        <w:rPr/>
        <w:fldChar w:fldCharType="end"/>
      </w:r>
    </w:p>
    <w:p w:rsidRDefault="00936DB5" w14:paraId="0D077DF4" w14:textId="113B1A38" w:rsidR="00936DB5" w:rsidRPr="00747584">
      <w:pPr>
        <w:pStyle w:val="TOC2"/>
        <w:tabs>
          <w:tab w:val="right" w:pos="9350" w:leader="dot"/>
        </w:tabs>
        <w:rPr>
          <w:rFonts w:eastAsiaTheme="minorEastAsia"/>
          <w:i w:val="0"/>
          <w:iCs w:val="0"/>
          <w:noProof/>
          <w:sz w:val="24"/>
          <w:szCs w:val="24"/>
        </w:rPr>
      </w:pPr>
      <w:hyperlink w:anchor="_Toc359077864" w:history="1" w:rsidRPr="00747584">
        <w:r>
          <w:rPr>
            <w:sz w:val="24"/>
            <w:szCs w:val="24"/>
            <w:lang w:val="en-US" w:eastAsia="en-US" w:bidi="ar-SA"/>
            <w:iCs/>
            <w:rStyle w:val="Hyperlink"/>
            <w:noProof/>
            <w:i/>
            <w:rFonts w:ascii="Ubuntu" w:hAnsi="Ubuntu" w:eastAsia="Ubuntu" w:cs="Ubuntu"/>
          </w:rPr>
          <w:t>Bulleted List</w:t>
        </w:r>
      </w:hyperlink>
      <w:r w:rsidRPr="00747584">
        <w:rPr>
          <w:noProof/>
          <w:webHidden/>
          <w:sz w:val="24"/>
          <w:szCs w:val="24"/>
        </w:rPr>
        <w:tab/>
      </w:r>
      <w:r>
        <w:rPr/>
        <w:fldChar w:fldCharType="begin"/>
      </w:r>
      <w:r>
        <w:rPr/>
        <w:instrText xml:space="preserve"> PAGEREF _Toc359077864 \h </w:instrText>
      </w:r>
      <w:r>
        <w:rPr/>
        <w:fldChar w:fldCharType="separate"/>
      </w:r>
      <w:r w:rsidR="00196049">
        <w:rPr>
          <w:noProof/>
          <w:webHidden/>
          <w:sz w:val="24"/>
          <w:szCs w:val="24"/>
        </w:rPr>
        <w:t>8</w:t>
      </w:r>
      <w:r>
        <w:rPr/>
        <w:fldChar w:fldCharType="end"/>
      </w:r>
    </w:p>
    <w:p w:rsidRDefault="00936DB5" w14:paraId="7377AA1E" w14:textId="23350AD3" w:rsidR="00936DB5" w:rsidRPr="00747584">
      <w:pPr>
        <w:pStyle w:val="TOC2"/>
        <w:tabs>
          <w:tab w:val="right" w:pos="9350" w:leader="dot"/>
        </w:tabs>
        <w:rPr>
          <w:rFonts w:eastAsiaTheme="minorEastAsia"/>
          <w:i w:val="0"/>
          <w:iCs w:val="0"/>
          <w:noProof/>
          <w:sz w:val="24"/>
          <w:szCs w:val="24"/>
        </w:rPr>
      </w:pPr>
      <w:hyperlink w:anchor="_Toc359077865" w:history="1" w:rsidRPr="00747584">
        <w:r>
          <w:rPr>
            <w:sz w:val="24"/>
            <w:szCs w:val="24"/>
            <w:lang w:val="en-US" w:eastAsia="en-US" w:bidi="ar-SA"/>
            <w:iCs/>
            <w:rStyle w:val="Hyperlink"/>
            <w:noProof/>
            <w:i/>
            <w:rFonts w:ascii="Ubuntu" w:hAnsi="Ubuntu" w:eastAsia="Ubuntu" w:cs="Ubuntu"/>
          </w:rPr>
          <w:t>Numbered List</w:t>
        </w:r>
      </w:hyperlink>
      <w:r w:rsidRPr="00747584">
        <w:rPr>
          <w:noProof/>
          <w:webHidden/>
          <w:sz w:val="24"/>
          <w:szCs w:val="24"/>
        </w:rPr>
        <w:tab/>
      </w:r>
      <w:r>
        <w:rPr/>
        <w:fldChar w:fldCharType="begin"/>
      </w:r>
      <w:r>
        <w:rPr/>
        <w:instrText xml:space="preserve"> PAGEREF _Toc359077865 \h </w:instrText>
      </w:r>
      <w:r>
        <w:rPr/>
        <w:fldChar w:fldCharType="separate"/>
      </w:r>
      <w:r w:rsidR="00196049">
        <w:rPr>
          <w:noProof/>
          <w:webHidden/>
          <w:sz w:val="24"/>
          <w:szCs w:val="24"/>
        </w:rPr>
        <w:t>8</w:t>
      </w:r>
      <w:r>
        <w:rPr/>
        <w:fldChar w:fldCharType="end"/>
      </w:r>
    </w:p>
    <w:p w:rsidRDefault="00936DB5" w14:paraId="50C62EBE" w14:textId="54890330" w:rsidR="00936DB5" w:rsidRPr="00747584">
      <w:pPr>
        <w:pStyle w:val="TOC2"/>
        <w:tabs>
          <w:tab w:val="right" w:pos="9350" w:leader="dot"/>
        </w:tabs>
        <w:rPr>
          <w:rFonts w:eastAsiaTheme="minorEastAsia"/>
          <w:i w:val="0"/>
          <w:iCs w:val="0"/>
          <w:noProof/>
          <w:sz w:val="24"/>
          <w:szCs w:val="24"/>
        </w:rPr>
      </w:pPr>
      <w:hyperlink w:anchor="_Toc359077866" w:history="1" w:rsidRPr="00747584">
        <w:r>
          <w:rPr>
            <w:sz w:val="24"/>
            <w:szCs w:val="24"/>
            <w:lang w:val="en-US" w:eastAsia="en-US" w:bidi="ar-SA"/>
            <w:iCs/>
            <w:rStyle w:val="Hyperlink"/>
            <w:noProof/>
            <w:i/>
            <w:rFonts w:ascii="Ubuntu" w:hAnsi="Ubuntu" w:eastAsia="Ubuntu" w:cs="Ubuntu"/>
          </w:rPr>
          <w:t>Multi-level Lists</w:t>
        </w:r>
      </w:hyperlink>
      <w:r w:rsidRPr="00747584">
        <w:rPr>
          <w:noProof/>
          <w:webHidden/>
          <w:sz w:val="24"/>
          <w:szCs w:val="24"/>
        </w:rPr>
        <w:tab/>
      </w:r>
      <w:r>
        <w:rPr/>
        <w:fldChar w:fldCharType="begin"/>
      </w:r>
      <w:r>
        <w:rPr/>
        <w:instrText xml:space="preserve"> PAGEREF _Toc359077866 \h </w:instrText>
      </w:r>
      <w:r>
        <w:rPr/>
        <w:fldChar w:fldCharType="separate"/>
      </w:r>
      <w:r w:rsidR="00196049">
        <w:rPr>
          <w:noProof/>
          <w:webHidden/>
          <w:sz w:val="24"/>
          <w:szCs w:val="24"/>
        </w:rPr>
        <w:t>8</w:t>
      </w:r>
      <w:r>
        <w:rPr/>
        <w:fldChar w:fldCharType="end"/>
      </w:r>
    </w:p>
    <w:p w:rsidRDefault="00936DB5" w14:paraId="5DFC13CD" w14:textId="32CB216D" w:rsidR="00936DB5">
      <w:pPr>
        <w:pStyle w:val="TOC2"/>
        <w:tabs>
          <w:tab w:val="right" w:pos="9350" w:leader="dot"/>
        </w:tabs>
        <w:rPr>
          <w:rFonts w:eastAsiaTheme="minorEastAsia"/>
          <w:i w:val="0"/>
          <w:iCs w:val="0"/>
          <w:noProof/>
          <w:sz w:val="22"/>
          <w:szCs w:val="22"/>
        </w:rPr>
      </w:pPr>
      <w:hyperlink w:anchor="_Toc359077867" w:history="1" w:rsidRPr="00747584">
        <w:r>
          <w:rPr>
            <w:sz w:val="24"/>
            <w:szCs w:val="24"/>
            <w:lang w:val="en-US" w:eastAsia="en-US" w:bidi="ar-SA"/>
            <w:iCs/>
            <w:rStyle w:val="Hyperlink"/>
            <w:noProof/>
            <w:i/>
            <w:rFonts w:ascii="Ubuntu" w:hAnsi="Ubuntu" w:eastAsia="Ubuntu" w:cs="Ubuntu"/>
          </w:rPr>
          <w:t>Continued Lists</w:t>
        </w:r>
      </w:hyperlink>
      <w:r w:rsidRPr="00747584">
        <w:rPr>
          <w:noProof/>
          <w:webHidden/>
          <w:sz w:val="24"/>
          <w:szCs w:val="24"/>
        </w:rPr>
        <w:tab/>
      </w:r>
      <w:r>
        <w:rPr/>
        <w:fldChar w:fldCharType="begin"/>
      </w:r>
      <w:r>
        <w:rPr/>
        <w:instrText xml:space="preserve"> PAGEREF _Toc359077867 \h </w:instrText>
      </w:r>
      <w:r>
        <w:rPr/>
        <w:fldChar w:fldCharType="separate"/>
      </w:r>
      <w:r w:rsidR="00196049">
        <w:rPr>
          <w:noProof/>
          <w:webHidden/>
          <w:sz w:val="24"/>
          <w:szCs w:val="24"/>
        </w:rPr>
        <w:t>8</w:t>
      </w:r>
      <w:r>
        <w:rPr/>
        <w:fldChar w:fldCharType="end"/>
      </w:r>
    </w:p>
    <w:p w:rsidRDefault="00936DB5" w14:paraId="2A908514" w14:textId="77777777" w:rsidR="00217028" w:rsidP="003D6012">
      <w:r>
        <w:fldChar w:fldCharType="end"/>
      </w:r>
    </w:p>
    <w:p w:rsidRDefault="00D17E3A" w14:paraId="054E0F6F" w14:textId="77777777" w:rsidR="00D17E3A" w:rsidP="003D6012"/>
    <w:p w:rsidRDefault="002E7C7C" w14:paraId="1EB2CD86" w14:textId="77777777" w:rsidR="002E7C7C" w:rsidP="002E7C7C">
      <w:pPr>
        <w:pStyle w:val="Heading1"/>
      </w:pPr>
      <w:bookmarkStart w:id="14" w:name="_Toc359077862"/>
      <w:r>
        <w:t>Images</w:t>
      </w:r>
      <w:bookmarkEnd w:id="14"/>
    </w:p>
    <w:p w:rsidRDefault="002E7C7C" w14:paraId="4C8349FF" w14:textId="77777777" w:rsidR="002E7C7C" w:rsidP="002E7C7C">
      <w:r>
        <w:t xml:space="preserve">Images can be of three main types. Inline images are images that are part of the normal text flow, like this image of a green dot </w:t>
      </w:r>
      <w:r>
        <w:rPr>
          <w:noProof/>
        </w:rPr>
        <w:drawing>
          <wp:inline distT="0" distB="0" distL="0" distR="0" wp14:anchorId="1F632741" wp14:editId="39E5B591">
            <wp:extent cx="133350" cy="13335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3C73440F" wp14:editId="2D06B8C2">
            <wp:simplePos x="3589020" y="1859280"/>
            <wp:positionH relativeFrom="margin">
              <wp:align>left</wp:align>
            </wp:positionH>
            <wp:positionV relativeFrom="margin">
              <wp:align>top</wp:align>
            </wp:positionV>
            <wp:extent cx="971550" cy="97155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w:t>
      </w:r>
      <w:r>
        <w:t>ebook</w:t>
      </w:r>
      <w:r>
        <w:t xml:space="preserve"> technology, so the conversion maps floating images to simple left and right floats, as you can see with the left and right arrow images on the sides of this paragraph.</w:t>
      </w:r>
    </w:p>
    <w:p w:rsidRDefault="002E7C7C" w14:paraId="63BA9DF1" w14:textId="77777777" w:rsidR="002E7C7C" w:rsidP="002E7C7C">
      <w:r>
        <w:t>The final type of image is a “block” image, one that becomes a paragraph on its own and has no text on either side. Below is a centered green dot.</w:t>
      </w:r>
    </w:p>
    <w:p w:rsidRDefault="00B830C2" w14:paraId="094A0C62" w14:textId="77777777" w:rsidR="002E7C7C" w:rsidP="002E7C7C">
      <w:r>
        <w:rPr>
          <w:noProof/>
        </w:rPr>
        <w:drawing>
          <wp:anchor distT="0" distB="0" distL="114300" distR="114300" simplePos="0" relativeHeight="251660288" behindDoc="0" locked="0" layoutInCell="1" allowOverlap="1" wp14:anchorId="75EAC4FD" wp14:editId="4A9407EF">
            <wp:simplePos x="0" y="0"/>
            <wp:positionH relativeFrom="page">
              <wp:align>center</wp:align>
            </wp:positionH>
            <wp:positionV relativeFrom="paragraph">
              <wp:posOffset>6985</wp:posOffset>
            </wp:positionV>
            <wp:extent cx="247650" cy="24765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2C013690" wp14:editId="45970AE1">
            <wp:simplePos x="1950720" y="2865120"/>
            <wp:positionH relativeFrom="margin">
              <wp:align>right</wp:align>
            </wp:positionH>
            <wp:positionV relativeFrom="margin">
              <wp:align>top</wp:align>
            </wp:positionV>
            <wp:extent cx="971550" cy="97155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Default="005E116B" w14:paraId="78C9B94E" w14:textId="77777777" w:rsidR="005E116B" w:rsidP="002E7C7C">
      <w:r>
        <w:t xml:space="preserve">Generally, it is not possible to translate the exact positioning of images from a Word document to an </w:t>
      </w:r>
      <w:r>
        <w:t>ebook</w:t>
      </w:r>
      <w:r>
        <w:t xml:space="preserve">. That is because in Word, image positioning is specified in absolute units from the page boundaries.  There is no analogous technology in </w:t>
      </w:r>
      <w:r>
        <w:t>ebooks</w:t>
      </w:r>
      <w:r>
        <w:t xml:space="preserve">, so the conversion will usually end up placing the image either centered or floating close to the point in the text where it was </w:t>
      </w:r>
      <w:r w:rsidRPr="005E116B">
        <w:rPr>
          <w:rStyle w:val="SubtleEmphasis"/>
          <w:color w:val="808080"/>
          <w:szCs w:val="24"/>
        </w:rPr>
        <w:t>inserted</w:t>
      </w:r>
      <w:r w:rsidR="00694FF1">
        <w:t>, not necessarily where it appears on the page in Word.</w:t>
      </w:r>
    </w:p>
    <w:p w:rsidRDefault="008920B2" w14:paraId="6DD6DDE5" w14:textId="77777777" w:rsidR="008920B2" w:rsidP="008920B2">
      <w:pPr>
        <w:pStyle w:val="Heading1"/>
      </w:pPr>
      <w:bookmarkStart w:id="15" w:name="_Toc359077863"/>
      <w:r>
        <w:t>Lists</w:t>
      </w:r>
      <w:bookmarkEnd w:id="15"/>
    </w:p>
    <w:p w:rsidRDefault="008920B2" w14:paraId="670B7E12" w14:textId="77777777" w:rsidR="008920B2" w:rsidP="008920B2">
      <w:r>
        <w:t>All types of lists are supported by the conversion, with the exception of lists that use fancy bullets, these get converted to regular bullets.</w:t>
      </w:r>
    </w:p>
    <w:p w:rsidRDefault="008920B2" w14:paraId="3EF05753" w14:textId="77777777" w:rsidR="008920B2" w:rsidP="008920B2">
      <w:pPr>
        <w:pStyle w:val="Heading2"/>
      </w:pPr>
      <w:bookmarkStart w:id="16" w:name="_Toc359077864"/>
      <w:r>
        <w:t>Bulleted List</w:t>
      </w:r>
      <w:bookmarkEnd w:id="16"/>
    </w:p>
    <w:p w:rsidRDefault="008920B2" w14:paraId="2552DC60" w14:textId="77777777" w:rsidR="008920B2" w:rsidP="008920B2">
      <w:pPr>
        <w:pStyle w:val="ListParagraph"/>
        <w:numPr>
          <w:ilvl w:val="0"/>
          <w:numId w:val="1"/>
        </w:numPr>
      </w:pPr>
      <w:r>
        <w:t>One</w:t>
      </w:r>
    </w:p>
    <w:p w:rsidRDefault="008920B2" w14:paraId="76DD24D1" w14:textId="77777777" w:rsidR="008920B2" w:rsidP="008920B2">
      <w:pPr>
        <w:pStyle w:val="ListParagraph"/>
        <w:numPr>
          <w:ilvl w:val="0"/>
          <w:numId w:val="1"/>
        </w:numPr>
      </w:pPr>
      <w:r>
        <w:t>Two</w:t>
      </w:r>
    </w:p>
    <w:p w:rsidRDefault="008920B2" w14:paraId="1CDA4CE1" w14:textId="77777777" w:rsidR="008920B2" w:rsidP="008920B2">
      <w:pPr>
        <w:pStyle w:val="Heading2"/>
      </w:pPr>
      <w:bookmarkStart w:id="17" w:name="_Toc359077865"/>
      <w:r>
        <w:t>Numbered List</w:t>
      </w:r>
      <w:bookmarkEnd w:id="17"/>
    </w:p>
    <w:p w:rsidRDefault="008920B2" w14:paraId="7DC41D3D" w14:textId="77777777" w:rsidR="008920B2" w:rsidP="008920B2">
      <w:pPr>
        <w:pStyle w:val="ListParagraph"/>
        <w:numPr>
          <w:ilvl w:val="0"/>
          <w:numId w:val="2"/>
        </w:numPr>
      </w:pPr>
      <w:r>
        <w:t>One, with a very long line to demonstrate that the hanging indent for the list is working correctly</w:t>
      </w:r>
    </w:p>
    <w:p w:rsidRDefault="008920B2" w14:paraId="67A2B4A1" w14:textId="77777777" w:rsidR="008920B2" w:rsidP="008920B2">
      <w:pPr>
        <w:pStyle w:val="ListParagraph"/>
        <w:numPr>
          <w:ilvl w:val="0"/>
          <w:numId w:val="2"/>
        </w:numPr>
      </w:pPr>
      <w:r>
        <w:t>Two</w:t>
      </w:r>
    </w:p>
    <w:p w:rsidRDefault="008920B2" w14:paraId="67F86DE9" w14:textId="77777777" w:rsidR="008920B2" w:rsidP="008920B2">
      <w:pPr>
        <w:pStyle w:val="Heading2"/>
      </w:pPr>
      <w:bookmarkStart w:id="18" w:name="_Toc359077866"/>
      <w:r>
        <w:t>Multi-level List</w:t>
      </w:r>
      <w:r w:rsidR="00C65C40">
        <w:t>s</w:t>
      </w:r>
      <w:bookmarkEnd w:id="18"/>
    </w:p>
    <w:p w:rsidRDefault="008920B2" w14:paraId="409D734A" w14:textId="77777777" w:rsidR="008920B2" w:rsidP="000822AA">
      <w:pPr>
        <w:pStyle w:val="ListParagraph"/>
        <w:numPr>
          <w:ilvl w:val="0"/>
          <w:numId w:val="3"/>
        </w:numPr>
      </w:pPr>
      <w:r>
        <w:t>One</w:t>
      </w:r>
    </w:p>
    <w:p w:rsidRDefault="008920B2" w14:paraId="735CAA15" w14:textId="77777777" w:rsidR="008920B2" w:rsidP="000822AA">
      <w:pPr>
        <w:pStyle w:val="ListParagraph"/>
        <w:numPr>
          <w:ilvl w:val="1"/>
          <w:numId w:val="3"/>
        </w:numPr>
      </w:pPr>
      <w:r>
        <w:t>Two</w:t>
      </w:r>
    </w:p>
    <w:p w:rsidRDefault="008920B2" w14:paraId="44F5DD6B" w14:textId="77777777" w:rsidR="008920B2" w:rsidP="000822AA">
      <w:pPr>
        <w:pStyle w:val="ListParagraph"/>
        <w:numPr>
          <w:ilvl w:val="2"/>
          <w:numId w:val="3"/>
        </w:numPr>
      </w:pPr>
      <w:r>
        <w:t>Three</w:t>
      </w:r>
    </w:p>
    <w:p w:rsidRDefault="008920B2" w14:paraId="273C1A07" w14:textId="77777777" w:rsidR="008920B2" w:rsidP="000822AA">
      <w:pPr>
        <w:pStyle w:val="ListParagraph"/>
        <w:numPr>
          <w:ilvl w:val="2"/>
          <w:numId w:val="3"/>
        </w:numPr>
      </w:pPr>
      <w:r>
        <w:t>Four with a very long line to demonstrate that the hanging indent for the list is working correctly.</w:t>
      </w:r>
    </w:p>
    <w:p w:rsidRDefault="00C65C40" w14:paraId="47BF554F" w14:textId="77777777" w:rsidR="00C65C40" w:rsidP="00C65C40">
      <w:pPr>
        <w:pStyle w:val="ListParagraph"/>
        <w:numPr>
          <w:ilvl w:val="2"/>
          <w:numId w:val="3"/>
        </w:numPr>
      </w:pPr>
      <w:r>
        <w:t>Five</w:t>
      </w:r>
    </w:p>
    <w:p w:rsidRDefault="000822AA" w14:paraId="12389E94" w14:textId="77777777" w:rsidR="000822AA" w:rsidP="000822AA">
      <w:pPr>
        <w:pStyle w:val="ListParagraph"/>
        <w:numPr>
          <w:ilvl w:val="0"/>
          <w:numId w:val="3"/>
        </w:numPr>
      </w:pPr>
      <w:r>
        <w:t>Six</w:t>
      </w:r>
    </w:p>
    <w:p w:rsidRDefault="000822AA" w14:paraId="2128564E" w14:textId="77777777" w:rsidR="000822AA" w:rsidP="000822AA">
      <w:pPr>
        <w:pStyle w:val="ListParagraph"/>
        <w:ind w:firstLine="0" w:left="360"/>
      </w:pPr>
      <w:r>
        <w:t>A Multi-level list with bullets:</w:t>
      </w:r>
    </w:p>
    <w:p w:rsidRDefault="00C65C40" w14:paraId="2383AD34" w14:textId="77777777" w:rsidR="00C65C40" w:rsidP="00C65C40">
      <w:pPr>
        <w:pStyle w:val="ListParagraph"/>
        <w:numPr>
          <w:ilvl w:val="0"/>
          <w:numId w:val="4"/>
        </w:numPr>
      </w:pPr>
      <w:r>
        <w:t>One</w:t>
      </w:r>
    </w:p>
    <w:p w:rsidRDefault="00C65C40" w14:paraId="0D986695" w14:textId="77777777" w:rsidR="00C65C40" w:rsidP="00C65C40">
      <w:pPr>
        <w:pStyle w:val="ListParagraph"/>
        <w:numPr>
          <w:ilvl w:val="1"/>
          <w:numId w:val="4"/>
        </w:numPr>
      </w:pPr>
      <w:r>
        <w:t>Two</w:t>
      </w:r>
    </w:p>
    <w:p w:rsidRDefault="00130322" w14:paraId="2AA40892" w14:textId="77777777" w:rsidR="00C65C40" w:rsidP="00C65C40">
      <w:pPr>
        <w:pStyle w:val="ListParagraph"/>
        <w:numPr>
          <w:ilvl w:val="2"/>
          <w:numId w:val="4"/>
        </w:numPr>
      </w:pPr>
      <w:r>
        <w:t>This bullet uses an image as the bullet item</w:t>
      </w:r>
    </w:p>
    <w:p w:rsidRDefault="00C65C40" w14:paraId="71E9837B" w14:textId="77777777" w:rsidR="00C65C40" w:rsidP="00C65C40">
      <w:pPr>
        <w:pStyle w:val="ListParagraph"/>
        <w:numPr>
          <w:ilvl w:val="3"/>
          <w:numId w:val="4"/>
        </w:numPr>
      </w:pPr>
      <w:r>
        <w:t>Four</w:t>
      </w:r>
    </w:p>
    <w:p w:rsidRDefault="006535FC" w14:paraId="2665F999" w14:textId="77777777" w:rsidR="006535FC" w:rsidP="006535FC">
      <w:pPr>
        <w:pStyle w:val="ListParagraph"/>
        <w:numPr>
          <w:ilvl w:val="0"/>
          <w:numId w:val="4"/>
        </w:numPr>
      </w:pPr>
      <w:r>
        <w:t>Five</w:t>
      </w:r>
    </w:p>
    <w:p w:rsidRDefault="006535FC" w14:paraId="31253C6C" w14:textId="77777777" w:rsidR="006535FC" w:rsidP="006535FC">
      <w:pPr>
        <w:pStyle w:val="Heading2"/>
      </w:pPr>
      <w:bookmarkStart w:id="19" w:name="_Toc359077867"/>
      <w:r>
        <w:t>Continued Lists</w:t>
      </w:r>
      <w:bookmarkEnd w:id="19"/>
    </w:p>
    <w:p w:rsidRDefault="006535FC" w14:paraId="7C8BCCE7" w14:textId="77777777" w:rsidR="006535FC" w:rsidP="006535FC">
      <w:pPr>
        <w:pStyle w:val="ListParagraph"/>
        <w:numPr>
          <w:ilvl w:val="0"/>
          <w:numId w:val="7"/>
        </w:numPr>
      </w:pPr>
      <w:r>
        <w:t>One</w:t>
      </w:r>
    </w:p>
    <w:p w:rsidRDefault="006535FC" w14:paraId="1A40B9AC" w14:textId="77777777" w:rsidR="006535FC" w:rsidP="006535FC">
      <w:pPr>
        <w:pStyle w:val="ListParagraph"/>
        <w:numPr>
          <w:ilvl w:val="0"/>
          <w:numId w:val="7"/>
        </w:numPr>
      </w:pPr>
      <w:r>
        <w:t>Two</w:t>
      </w:r>
    </w:p>
    <w:p w:rsidRDefault="006535FC" w14:paraId="401FC9C9" w14:textId="77777777" w:rsidR="006535FC" w:rsidP="006535FC">
      <w:pPr>
        <w:pStyle w:val="ListParagraph"/>
        <w:ind w:firstLine="0"/>
      </w:pPr>
      <w:r>
        <w:t>An interruption in our regularly scheduled listing, for this essential and very relevant public service announcement.</w:t>
      </w:r>
    </w:p>
    <w:p w:rsidRDefault="006535FC" w14:paraId="1E8CF6BE" w14:textId="77777777" w:rsidR="006535FC" w:rsidP="006535FC">
      <w:pPr>
        <w:pStyle w:val="ListParagraph"/>
        <w:numPr>
          <w:ilvl w:val="0"/>
          <w:numId w:val="7"/>
        </w:numPr>
      </w:pPr>
      <w:r>
        <w:t>We now resume our normal programming</w:t>
      </w:r>
    </w:p>
    <w:p w:rsidRDefault="006535FC" w14:paraId="20E29EE2" w14:textId="77777777" w:rsidR="006535FC" w:rsidP="006535FC" w:rsidRPr="006535FC">
      <w:pPr>
        <w:pStyle w:val="ListParagraph"/>
        <w:numPr>
          <w:ilvl w:val="0"/>
          <w:numId w:val="7"/>
        </w:numPr>
      </w:pPr>
      <w:r>
        <w:t>Four</w:t>
      </w:r>
    </w:p>
    <w:p w:rsidRDefault="006535FC" w14:paraId="30F5FEFF" w14:textId="77777777" w:rsidR="006535FC" w:rsidP="006535FC">
      <w:pPr>
        <w:ind w:firstLine="0" w:left="1440"/>
      </w:pPr>
    </w:p>
    <w:p w:rsidRDefault="008920B2" w14:paraId="68444DA2" w14:textId="77777777" w:rsidR="008920B2" w:rsidP="002E7C7C" w:rsidRPr="005E116B">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3D423" w14:textId="77777777" w:rsidR="00F4083B" w:rsidRDefault="00F4083B" w:rsidP="00E7307D">
      <w:pPr>
        <w:spacing w:line="240" w:lineRule="auto"/>
      </w:pPr>
      <w:r>
        <w:separator/>
      </w:r>
    </w:p>
  </w:endnote>
  <w:endnote w:type="continuationSeparator" w:id="0">
    <w:p w14:paraId="6618283B" w14:textId="77777777" w:rsidR="00F4083B" w:rsidRDefault="00F4083B" w:rsidP="00E7307D">
      <w:pPr>
        <w:spacing w:line="240" w:lineRule="auto"/>
      </w:pPr>
      <w:r>
        <w:continuationSeparator/>
      </w:r>
    </w:p>
  </w:endnote>
  <w:endnote w:id="1">
    <w:p w:rsidRDefault="00E7307D" w14:paraId="7339B43F" w14:textId="77777777" w:rsidR="00E7307D">
      <w:pPr>
        <w:pStyle w:val="EndnoteText"/>
      </w:pPr>
      <w:r>
        <w:rPr>
          <w:rStyle w:val="EndnoteReference"/>
          <w:vertAlign w:val="superscript"/>
        </w:rPr>
        <w:endnoteRef/>
      </w:r>
      <w:r>
        <w:rPr>
          <w:rStyle w:val="EndnoteReference"/>
        </w:rPr>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07B3547-5B93-8B4C-BCCA-C8A0E1CA4856}"/>
  </w:font>
  <w:font w:name="Times New Roman">
    <w:panose1 w:val="02020603050405020304"/>
    <w:charset w:val="00"/>
    <w:family w:val="roman"/>
    <w:pitch w:val="variable"/>
    <w:sig w:usb0="E0002EFF" w:usb1="C000785B" w:usb2="00000009" w:usb3="00000000" w:csb0="000001FF" w:csb1="00000000"/>
    <w:embedRegular r:id="rId2" w:fontKey="{F13BD19F-271C-1543-9913-7E6B8D78A400}"/>
    <w:embedBold r:id="rId3" w:fontKey="{9650BDB9-28ED-1544-B180-437EEAA5C0B4}"/>
    <w:embedItalic r:id="rId4" w:fontKey="{0EB74DFF-0681-F14C-92CE-B52AE421C184}"/>
    <w:embedBoldItalic r:id="rId5" w:fontKey="{4B815EDA-3AE6-7745-8D76-535CF7E366BC}"/>
  </w:font>
  <w:font w:name="Courier New">
    <w:panose1 w:val="02070309020205020404"/>
    <w:charset w:val="00"/>
    <w:family w:val="modern"/>
    <w:pitch w:val="fixed"/>
    <w:sig w:usb0="E0002EFF" w:usb1="C0007843" w:usb2="00000009" w:usb3="00000000" w:csb0="000001FF" w:csb1="00000000"/>
    <w:embedRegular r:id="rId6" w:fontKey="{AD3C2FFE-B8C3-024D-BEFA-D3B540E54545}"/>
  </w:font>
  <w:font w:name="Wingdings">
    <w:panose1 w:val="05000000000000000000"/>
    <w:charset w:val="4D"/>
    <w:family w:val="decorative"/>
    <w:pitch w:val="variable"/>
    <w:sig w:usb0="00000003" w:usb1="00000000" w:usb2="00000000" w:usb3="00000000" w:csb0="80000001" w:csb1="00000000"/>
    <w:embedRegular r:id="rId7" w:fontKey="{C6781C1E-F83E-3F46-84CA-D9215DFFFCBA}"/>
  </w:font>
  <w:font w:name="Ubuntu">
    <w:panose1 w:val="020B0504030602030204"/>
    <w:charset w:val="00"/>
    <w:family w:val="swiss"/>
    <w:pitch w:val="variable"/>
    <w:sig w:usb0="E00002FF" w:usb1="5000205B" w:usb2="00000000" w:usb3="00000000" w:csb0="0000009F" w:csb1="00000000"/>
    <w:embedRegular r:id="rId8" w:fontKey="{AFF4DC47-4D16-CB4C-BADC-AC611A489598}"/>
    <w:embedBold r:id="rId9" w:fontKey="{D892C54F-54F1-034E-9B1C-84CB860EDBE1}"/>
    <w:embedItalic r:id="rId10" w:fontKey="{24694604-B483-244E-811D-4D97D59EE074}"/>
    <w:embedBoldItalic r:id="rId11" w:fontKey="{499E2969-EC70-3243-BB37-E4FF2B8B969E}"/>
  </w:font>
  <w:font w:name="Tahoma">
    <w:panose1 w:val="020B0604030504040204"/>
    <w:charset w:val="00"/>
    <w:family w:val="swiss"/>
    <w:pitch w:val="variable"/>
    <w:sig w:usb0="E1002EFF" w:usb1="C000605B" w:usb2="00000029" w:usb3="00000000" w:csb0="000101FF" w:csb1="00000000"/>
    <w:embedRegular r:id="rId12" w:fontKey="{D56506A2-8C8D-1145-AB5F-D44D2D4242EC}"/>
  </w:font>
  <w:font w:name="Ubuntu Mono">
    <w:panose1 w:val="020B0509030602030204"/>
    <w:charset w:val="00"/>
    <w:family w:val="modern"/>
    <w:pitch w:val="fixed"/>
    <w:sig w:usb0="E00002FF" w:usb1="5000205B" w:usb2="00000000" w:usb3="00000000" w:csb0="0000009F" w:csb1="00000000"/>
    <w:embedRegular r:id="rId13" w:fontKey="{234E8D5E-E853-4C4C-9A13-CF0C4C5509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91631" w14:textId="77777777" w:rsidR="00F4083B" w:rsidRDefault="00F4083B" w:rsidP="00E7307D">
      <w:pPr>
        <w:spacing w:line="240" w:lineRule="auto"/>
      </w:pPr>
      <w:r>
        <w:separator/>
      </w:r>
    </w:p>
  </w:footnote>
  <w:footnote w:type="continuationSeparator" w:id="0">
    <w:p w14:paraId="69BD63A1" w14:textId="77777777" w:rsidR="00F4083B" w:rsidRDefault="00F4083B" w:rsidP="00E7307D">
      <w:pPr>
        <w:spacing w:line="240" w:lineRule="auto"/>
      </w:pPr>
      <w:r>
        <w:continuationSeparator/>
      </w:r>
    </w:p>
  </w:footnote>
  <w:footnote w:id="1">
    <w:p w:rsidRDefault="00E7307D" w14:paraId="70EB1084" w14:textId="77777777" w:rsidR="00E7307D">
      <w:pPr>
        <w:pStyle w:val="FootnoteText"/>
      </w:pPr>
      <w:r>
        <w:rPr>
          <w:rStyle w:val="FootnoteReference"/>
          <w:vertAlign w:val="superscript"/>
        </w:rPr>
        <w:footnoteRef/>
      </w:r>
      <w:r>
        <w:rPr>
          <w:rStyle w:val="FootnoteReference"/>
        </w:rPr>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2116636011">
    <w:abstractNumId w:val="0"/>
  </w:num>
  <w:num w:numId="2" w16cid:durableId="850951323">
    <w:abstractNumId w:val="1"/>
  </w:num>
  <w:num w:numId="3" w16cid:durableId="796068076">
    <w:abstractNumId w:val="6"/>
  </w:num>
  <w:num w:numId="4" w16cid:durableId="2106414254">
    <w:abstractNumId w:val="8"/>
  </w:num>
  <w:num w:numId="5" w16cid:durableId="1122305881">
    <w:abstractNumId w:val="7"/>
  </w:num>
  <w:num w:numId="6" w16cid:durableId="1596667806">
    <w:abstractNumId w:val="2"/>
  </w:num>
  <w:num w:numId="7" w16cid:durableId="1947497371">
    <w:abstractNumId w:val="3"/>
  </w:num>
  <w:num w:numId="8" w16cid:durableId="715355841">
    <w:abstractNumId w:val="5"/>
  </w:num>
  <w:num w:numId="9" w16cid:durableId="997606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defaultTabStop w:val="720"/>
  <w:characterSpacingControl w:val="doNotCompress"/>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6049"/>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1E11"/>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4083B"/>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E61A"/>
  <w15:docId w15:val="{1C33AC0D-9B2A-E843-B04C-94B030AFF566}"/>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hyperlink" Target="http://calibre-ebook.com/download" TargetMode="External" /><Relationship Id="rId14" Type="http://schemas.openxmlformats.org/officeDocument/2006/relationships/theme" Target="theme/theme1.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1556</Words>
  <Characters>7244</Characters>
  <Application>Microsoft Office Word</Application>
  <DocSecurity>0</DocSecurity>
  <Lines>521</Lines>
  <Paragraphs>253</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Neetesh Vishwakarma</cp:lastModifiedBy>
  <cp:revision>3</cp:revision>
  <cp:lastPrinted>2026-06-20T10:38:00Z</cp:lastPrinted>
  <dcterms:created xsi:type="dcterms:W3CDTF">2026-06-20T10:38:00Z</dcterms:created>
  <dcterms:modified xsi:type="dcterms:W3CDTF">2026-06-20T10:39:00Z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1.43.2</vt:lpwstr>
  </property>
  <property name="SuperdocDocumentOrigin" fmtid="{D5CDD505-2E9C-101B-9397-08002B2CF9AE}" pid="3">
    <vt:lpwstr>unknown</vt:lpwstr>
  </property>
  <property name="DocumentGuid" fmtid="{D5CDD505-2E9C-101B-9397-08002B2CF9AE}" pid="4">
    <vt:lpwstr>1C33AC0D-9B2A-E843-B04C-94B030AFF566</vt:lpwstr>
  </property>
</Properties>
</file>