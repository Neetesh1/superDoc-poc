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6576" w:rsidP="00236505" w:rsidRDefault="00CB6C6D" w14:paraId="19B7A9E5" w14:textId="7A8142D9">
      <w:pPr>
        <w:pStyle w:val="Title"/>
      </w:pPr>
      <w:r>
        <w:t>Pendo</w:t>
      </w:r>
      <w:r w:rsidR="00840525">
        <w:t xml:space="preserve"> </w:t>
      </w:r>
      <w:r>
        <w:t xml:space="preserve">Analytics </w:t>
      </w:r>
      <w:r w:rsidR="00840525">
        <w:t>–</w:t>
      </w:r>
      <w:r w:rsidR="00764B48">
        <w:t xml:space="preserve"> </w:t>
      </w:r>
      <w:r>
        <w:t>Standardize Data Capture</w:t>
      </w:r>
    </w:p>
    <w:p w:rsidR="007D58B1" w:rsidRDefault="007D58B1" w14:paraId="5F2762CE" w14:textId="7806C877"/>
    <w:p w:rsidR="00E6505D" w:rsidRDefault="00E6505D" w14:paraId="37457484" w14:textId="7E93CC62"/>
    <w:p w:rsidR="00E6505D" w:rsidRDefault="00E6505D" w14:paraId="0714C30B" w14:textId="77777777"/>
    <w:p w:rsidR="007D58B1" w:rsidRDefault="007D58B1" w14:paraId="62E2D760" w14:textId="77777777"/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3457"/>
        <w:gridCol w:w="5903"/>
      </w:tblGrid>
      <w:tr w:rsidR="007D58B1" w:rsidTr="6D21A7DB" w14:paraId="713147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7" w:type="dxa"/>
          </w:tcPr>
          <w:p w:rsidR="007D58B1" w:rsidRDefault="007D58B1" w14:paraId="503C2695" w14:textId="6CDED039">
            <w:r>
              <w:t>Suggestion By</w:t>
            </w:r>
          </w:p>
        </w:tc>
        <w:tc>
          <w:tcPr>
            <w:tcW w:w="5903" w:type="dxa"/>
          </w:tcPr>
          <w:p w:rsidR="007D58B1" w:rsidRDefault="007D58B1" w14:paraId="2EA0FDB1" w14:textId="1747EA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Bhavin.Gala</w:t>
            </w:r>
            <w:r w:rsidR="00D62531">
              <w:t>, Gaurav.Shukla, Vivek.Yarra, Rajal.Ajai</w:t>
            </w:r>
          </w:p>
        </w:tc>
      </w:tr>
      <w:tr w:rsidR="007D58B1" w:rsidTr="6D21A7DB" w14:paraId="4A9625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7" w:type="dxa"/>
          </w:tcPr>
          <w:p w:rsidR="007D58B1" w:rsidRDefault="007D58B1" w14:paraId="0A9BFE15" w14:textId="5BACA2C1">
            <w:r>
              <w:t xml:space="preserve">Suggestion </w:t>
            </w:r>
            <w:r w:rsidR="00840525">
              <w:t>as on</w:t>
            </w:r>
          </w:p>
        </w:tc>
        <w:tc>
          <w:tcPr>
            <w:tcW w:w="5903" w:type="dxa"/>
          </w:tcPr>
          <w:p w:rsidR="007D58B1" w:rsidRDefault="004151D3" w14:paraId="1D6F1C1C" w14:textId="380CB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13, 2024</w:t>
            </w:r>
          </w:p>
        </w:tc>
      </w:tr>
      <w:tr w:rsidR="009E3225" w:rsidTr="6D21A7DB" w14:paraId="0A03EE9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7" w:type="dxa"/>
          </w:tcPr>
          <w:p w:rsidR="009E3225" w:rsidRDefault="009E3225" w14:paraId="416D2FA3" w14:textId="4D49E8D3">
            <w:r>
              <w:t>Last modified</w:t>
            </w:r>
          </w:p>
        </w:tc>
        <w:tc>
          <w:tcPr>
            <w:tcW w:w="5903" w:type="dxa"/>
          </w:tcPr>
          <w:p w:rsidR="009E3225" w:rsidP="6D21A7DB" w:rsidRDefault="41E58EAF" w14:paraId="14C94FB7" w14:textId="2BD3F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May 29, 2026 </w:t>
            </w:r>
          </w:p>
        </w:tc>
      </w:tr>
    </w:tbl>
    <w:p w:rsidR="00E6505D" w:rsidRDefault="00E6505D" w14:paraId="61F1FFE4" w14:textId="77777777"/>
    <w:p w:rsidR="00E6505D" w:rsidRDefault="00E6505D" w14:paraId="6E290226" w14:textId="364452AF"/>
    <w:p w:rsidR="00E6505D" w:rsidRDefault="00E6505D" w14:paraId="7624C62F" w14:textId="77777777"/>
    <w:sdt>
      <w:sdtPr>
        <w:id w:val="943495711"/>
        <w:docPartObj>
          <w:docPartGallery w:val="Table of Contents"/>
          <w:docPartUnique/>
        </w:docPartObj>
        <w:rPr>
          <w:rFonts w:ascii="Calibri" w:hAnsi="Calibri" w:eastAsia="ＭＳ 明朝" w:cs="Arial" w:asciiTheme="minorAscii" w:hAnsiTheme="minorAscii" w:eastAsiaTheme="minorEastAsia" w:cstheme="minorBidi"/>
          <w:color w:val="auto"/>
          <w:sz w:val="22"/>
          <w:szCs w:val="22"/>
          <w:shd w:val="clear" w:color="auto" w:fill="E6E6E6"/>
        </w:rPr>
      </w:sdtPr>
      <w:sdtEndPr>
        <w:rPr>
          <w:rFonts w:ascii="Calibri" w:hAnsi="Calibri" w:eastAsia="ＭＳ 明朝" w:cs="Arial" w:asciiTheme="minorAscii" w:hAnsiTheme="minorAscii" w:eastAsiaTheme="minorEastAsia" w:cstheme="minorBidi"/>
          <w:b w:val="1"/>
          <w:bCs w:val="1"/>
          <w:noProof/>
          <w:color w:val="auto"/>
          <w:sz w:val="22"/>
          <w:szCs w:val="22"/>
        </w:rPr>
      </w:sdtEndPr>
      <w:sdtContent>
        <w:p w:rsidR="00E6505D" w:rsidRDefault="00E6505D" w14:paraId="5BC832C2" w14:textId="1E11673F">
          <w:pPr>
            <w:pStyle w:val="TOCHeading"/>
          </w:pPr>
          <w:r>
            <w:t>Contents</w:t>
          </w:r>
        </w:p>
        <w:p w:rsidR="00822053" w:rsidRDefault="00E6505D" w14:paraId="0EEB8A8B" w14:textId="29067E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color w:val="2B579A"/>
              <w:shd w:val="clear" w:color="auto" w:fill="E6E6E6"/>
            </w:rPr>
            <w:fldChar w:fldCharType="begin"/>
          </w:r>
          <w:r>
            <w:instrText xml:space="preserve"> TOC \o "1-3" \h \z \u </w:instrText>
          </w:r>
          <w:r>
            <w:rPr>
              <w:color w:val="2B579A"/>
              <w:shd w:val="clear" w:color="auto" w:fill="E6E6E6"/>
            </w:rPr>
            <w:fldChar w:fldCharType="separate"/>
          </w:r>
          <w:hyperlink w:history="1" w:anchor="_Toc37954848">
            <w:r w:rsidRPr="00D30ECC" w:rsidR="00822053">
              <w:rPr>
                <w:rStyle w:val="Hyperlink"/>
                <w:noProof/>
              </w:rPr>
              <w:t>Problem Statement</w:t>
            </w:r>
            <w:r w:rsidR="00822053">
              <w:rPr>
                <w:noProof/>
                <w:webHidden/>
              </w:rPr>
              <w:tab/>
            </w:r>
            <w:r w:rsidR="00822053"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 w:rsidR="00822053">
              <w:rPr>
                <w:noProof/>
                <w:webHidden/>
              </w:rPr>
              <w:instrText xml:space="preserve"> PAGEREF _Toc37954848 \h </w:instrText>
            </w:r>
            <w:r w:rsidR="00822053">
              <w:rPr>
                <w:noProof/>
                <w:webHidden/>
                <w:color w:val="2B579A"/>
                <w:shd w:val="clear" w:color="auto" w:fill="E6E6E6"/>
              </w:rPr>
            </w:r>
            <w:r w:rsidR="00822053"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 w:rsidR="00822053">
              <w:rPr>
                <w:noProof/>
                <w:webHidden/>
              </w:rPr>
              <w:t>2</w:t>
            </w:r>
            <w:r w:rsidR="00822053"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w:rsidR="00822053" w:rsidRDefault="00822053" w14:paraId="7D2EBF79" w14:textId="349AAF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37954849">
            <w:r w:rsidRPr="00D30ECC">
              <w:rPr>
                <w:rStyle w:val="Hyperlink"/>
                <w:noProof/>
              </w:rPr>
              <w:t>Architecture Council Suggestion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_Toc37954849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w:rsidR="00822053" w:rsidRDefault="00822053" w14:paraId="05748204" w14:textId="4BB2CD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37954850">
            <w:r w:rsidRPr="00D30ECC">
              <w:rPr>
                <w:rStyle w:val="Hyperlink"/>
                <w:noProof/>
              </w:rPr>
              <w:t>Information to Send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_Toc37954850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w:rsidR="00822053" w:rsidRDefault="00822053" w14:paraId="61AC8D12" w14:textId="157C92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37954851">
            <w:r w:rsidRPr="00D30ECC">
              <w:rPr>
                <w:rStyle w:val="Hyperlink"/>
                <w:noProof/>
              </w:rPr>
              <w:t>Visitor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_Toc37954851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w:rsidR="00822053" w:rsidRDefault="00822053" w14:paraId="33ACDF87" w14:textId="007960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37954852">
            <w:r w:rsidRPr="00D30ECC">
              <w:rPr>
                <w:rStyle w:val="Hyperlink"/>
                <w:noProof/>
              </w:rPr>
              <w:t>Account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_Toc37954852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w:rsidR="00822053" w:rsidRDefault="00822053" w14:paraId="0A081EC7" w14:textId="550992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37954853">
            <w:r w:rsidRPr="00D30ECC">
              <w:rPr>
                <w:rStyle w:val="Hyperlink"/>
                <w:noProof/>
              </w:rPr>
              <w:t>Technical Details – Suggested Code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_Toc37954853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w:rsidR="00E6505D" w:rsidRDefault="00E6505D" w14:paraId="2A501D49" w14:textId="5DDD53FA">
          <w:r>
            <w:rPr>
              <w:b/>
              <w:bCs/>
              <w:noProof/>
              <w:color w:val="2B579A"/>
              <w:shd w:val="clear" w:color="auto" w:fill="E6E6E6"/>
            </w:rPr>
            <w:fldChar w:fldCharType="end"/>
          </w:r>
        </w:p>
      </w:sdtContent>
    </w:sdt>
    <w:p w:rsidR="007D58B1" w:rsidRDefault="007D58B1" w14:paraId="75178CCA" w14:textId="1BF2ABB7">
      <w:r>
        <w:br w:type="page"/>
      </w:r>
    </w:p>
    <w:p w:rsidR="002C7CA5" w:rsidP="00236505" w:rsidRDefault="00AE4B42" w14:paraId="797FE8FE" w14:textId="13C3BDF9">
      <w:pPr>
        <w:pStyle w:val="Heading1"/>
      </w:pPr>
      <w:bookmarkStart w:name="_Toc37954848" w:id="0"/>
      <w:r>
        <w:t>Problem Statement</w:t>
      </w:r>
      <w:bookmarkEnd w:id="0"/>
    </w:p>
    <w:p w:rsidR="00AE4B42" w:rsidP="00AE4B42" w:rsidRDefault="006A6C7D" w14:paraId="08F3FE5D" w14:textId="5F769413">
      <w:r>
        <w:t>Currently Pendo is implemented in multiple products including Catalyst</w:t>
      </w:r>
      <w:r w:rsidR="004151D3">
        <w:t xml:space="preserve"> Library, Content Manager</w:t>
      </w:r>
      <w:r>
        <w:t xml:space="preserve">, </w:t>
      </w:r>
      <w:r w:rsidR="004151D3">
        <w:t>Disclosures</w:t>
      </w:r>
      <w:r>
        <w:t xml:space="preserve">, </w:t>
      </w:r>
      <w:r w:rsidR="004151D3">
        <w:t>Dashboard, Reveal, New Campaign Manager</w:t>
      </w:r>
      <w:r>
        <w:t>. But each product is sending information</w:t>
      </w:r>
      <w:r w:rsidR="008D1903">
        <w:t xml:space="preserve"> in </w:t>
      </w:r>
      <w:r w:rsidR="00D97FAB">
        <w:t>its</w:t>
      </w:r>
      <w:r w:rsidR="008D1903">
        <w:t xml:space="preserve"> own way using </w:t>
      </w:r>
      <w:r w:rsidR="44F3DDC3">
        <w:t>its own</w:t>
      </w:r>
      <w:r w:rsidR="008D1903">
        <w:t xml:space="preserve"> standards.</w:t>
      </w:r>
      <w:r>
        <w:t xml:space="preserve"> </w:t>
      </w:r>
      <w:r w:rsidR="00D97FAB">
        <w:t xml:space="preserve">As a </w:t>
      </w:r>
      <w:r w:rsidR="0012209E">
        <w:t>result,</w:t>
      </w:r>
      <w:r w:rsidR="00D97FAB">
        <w:t xml:space="preserve"> we are not able to produce meaningful dashboards </w:t>
      </w:r>
      <w:r w:rsidR="0012209E">
        <w:t>in Pendo.</w:t>
      </w:r>
    </w:p>
    <w:p w:rsidR="0012209E" w:rsidP="57613E9E" w:rsidRDefault="0012209E" w14:paraId="579B25A0" w14:textId="5E9023F0">
      <w:pPr>
        <w:jc w:val="both"/>
      </w:pPr>
      <w:r>
        <w:t>Few Examples:</w:t>
      </w:r>
    </w:p>
    <w:p w:rsidR="00081B40" w:rsidP="002B50C8" w:rsidRDefault="004151D3" w14:paraId="23CD620A" w14:textId="6AC464BC">
      <w:pPr>
        <w:pStyle w:val="ListParagraph"/>
        <w:numPr>
          <w:ilvl w:val="0"/>
          <w:numId w:val="8"/>
        </w:numPr>
      </w:pPr>
      <w:r>
        <w:t xml:space="preserve">Catalyst Library/Content Manager </w:t>
      </w:r>
      <w:r w:rsidR="000414E4">
        <w:t>is passing catalyst user</w:t>
      </w:r>
      <w:r w:rsidR="008E40EE">
        <w:t xml:space="preserve"> </w:t>
      </w:r>
      <w:r w:rsidR="000414E4">
        <w:t xml:space="preserve">id (number) for prospect users </w:t>
      </w:r>
      <w:r w:rsidR="002B3D51">
        <w:t xml:space="preserve">in visitor_id field and </w:t>
      </w:r>
      <w:r>
        <w:t>Disclosures</w:t>
      </w:r>
      <w:r w:rsidR="008E40EE">
        <w:t xml:space="preserve"> is passing LCEC user id (number) </w:t>
      </w:r>
      <w:r w:rsidR="00F82922">
        <w:t xml:space="preserve">in visitor_id field. </w:t>
      </w:r>
      <w:r w:rsidR="005363C1">
        <w:t xml:space="preserve">Because </w:t>
      </w:r>
      <w:r w:rsidR="006A6B59">
        <w:t xml:space="preserve">both are plain numbers Pendo is not able to distinguish between two and </w:t>
      </w:r>
      <w:r w:rsidR="00081B40">
        <w:t>merges data of both the visitors.</w:t>
      </w:r>
    </w:p>
    <w:p w:rsidR="008501D9" w:rsidP="002B50C8" w:rsidRDefault="00C41E7B" w14:paraId="64EE3B84" w14:textId="0375D855">
      <w:pPr>
        <w:pStyle w:val="ListParagraph"/>
        <w:numPr>
          <w:ilvl w:val="0"/>
          <w:numId w:val="8"/>
        </w:numPr>
      </w:pPr>
      <w:r>
        <w:t xml:space="preserve">There is inconsistency in the value of role field </w:t>
      </w:r>
      <w:r w:rsidR="008501D9">
        <w:t>passed to Pendo from various applications.</w:t>
      </w:r>
      <w:r w:rsidR="00711F16">
        <w:t xml:space="preserve"> </w:t>
      </w:r>
    </w:p>
    <w:p w:rsidR="00E25D46" w:rsidP="002B50C8" w:rsidRDefault="00C81789" w14:paraId="5AF8E116" w14:textId="2C1FC299">
      <w:pPr>
        <w:pStyle w:val="ListParagraph"/>
        <w:numPr>
          <w:ilvl w:val="0"/>
          <w:numId w:val="8"/>
        </w:numPr>
      </w:pPr>
      <w:r>
        <w:t>Applications are sending company name or partner name in account_id field.</w:t>
      </w:r>
    </w:p>
    <w:p w:rsidR="007907C0" w:rsidP="002B50C8" w:rsidRDefault="007907C0" w14:paraId="59792133" w14:textId="1F9B7CDA">
      <w:pPr>
        <w:pStyle w:val="ListParagraph"/>
        <w:numPr>
          <w:ilvl w:val="0"/>
          <w:numId w:val="8"/>
        </w:numPr>
      </w:pPr>
      <w:r>
        <w:t>Catalyst is sending user role in the account_type field</w:t>
      </w:r>
    </w:p>
    <w:p w:rsidR="004151D3" w:rsidP="002B50C8" w:rsidRDefault="004151D3" w14:paraId="3CAA3CFE" w14:textId="0B8434C9">
      <w:pPr>
        <w:pStyle w:val="ListParagraph"/>
        <w:numPr>
          <w:ilvl w:val="0"/>
          <w:numId w:val="8"/>
        </w:numPr>
      </w:pPr>
      <w:r>
        <w:t>Non-client admins/reviewers only/end-user role are being tracked in Pendo leading to peak in MAU.</w:t>
      </w:r>
    </w:p>
    <w:p w:rsidR="004151D3" w:rsidP="002B50C8" w:rsidRDefault="004151D3" w14:paraId="12D76D6A" w14:textId="4EB385F3">
      <w:pPr>
        <w:pStyle w:val="ListParagraph"/>
        <w:numPr>
          <w:ilvl w:val="0"/>
          <w:numId w:val="8"/>
        </w:numPr>
      </w:pPr>
      <w:r>
        <w:t>Role 1, 2, 5, 6 etc. is being sent.</w:t>
      </w:r>
    </w:p>
    <w:p w:rsidR="004151D3" w:rsidP="002B50C8" w:rsidRDefault="004151D3" w14:paraId="0830A936" w14:textId="594D3290">
      <w:pPr>
        <w:pStyle w:val="ListParagraph"/>
        <w:numPr>
          <w:ilvl w:val="0"/>
          <w:numId w:val="8"/>
        </w:numPr>
      </w:pPr>
      <w:r>
        <w:t xml:space="preserve">Users not assigned to any accounts are being sent. </w:t>
      </w:r>
    </w:p>
    <w:p w:rsidR="004151D3" w:rsidP="002B50C8" w:rsidRDefault="004151D3" w14:paraId="55740330" w14:textId="2F3B73F8">
      <w:pPr>
        <w:pStyle w:val="ListParagraph"/>
        <w:numPr>
          <w:ilvl w:val="0"/>
          <w:numId w:val="8"/>
        </w:numPr>
      </w:pPr>
      <w:r>
        <w:t>Test users are being tracked and sent.</w:t>
      </w:r>
    </w:p>
    <w:p w:rsidR="004151D3" w:rsidP="002B50C8" w:rsidRDefault="004151D3" w14:paraId="4D9002A8" w14:textId="1009F159">
      <w:pPr>
        <w:pStyle w:val="ListParagraph"/>
        <w:numPr>
          <w:ilvl w:val="0"/>
          <w:numId w:val="8"/>
        </w:numPr>
      </w:pPr>
      <w:r>
        <w:t>QA sites, internal LRN test sites, etc. is being sent.</w:t>
      </w:r>
    </w:p>
    <w:p w:rsidR="004151D3" w:rsidP="002B50C8" w:rsidRDefault="004151D3" w14:paraId="79065D1A" w14:textId="700EA022">
      <w:pPr>
        <w:pStyle w:val="ListParagraph"/>
        <w:numPr>
          <w:ilvl w:val="0"/>
          <w:numId w:val="8"/>
        </w:numPr>
      </w:pPr>
      <w:r>
        <w:t>Admins with restricted access like only Reports access, only User Manager access are not being sent.</w:t>
      </w:r>
    </w:p>
    <w:p w:rsidR="004151D3" w:rsidP="4D479251" w:rsidRDefault="004151D3" w14:paraId="5205DE87" w14:textId="77777777">
      <w:pPr>
        <w:pStyle w:val="ListParagraph"/>
      </w:pPr>
    </w:p>
    <w:p w:rsidR="00AE4B42" w:rsidP="00AE4B42" w:rsidRDefault="00AE4B42" w14:paraId="4CA101BD" w14:textId="291F2E65"/>
    <w:p w:rsidR="0066416F" w:rsidP="00AE4B42" w:rsidRDefault="0066416F" w14:paraId="2C43AB57" w14:textId="13D732CA">
      <w:r>
        <w:t xml:space="preserve">Additionally, </w:t>
      </w:r>
      <w:r w:rsidR="004151D3">
        <w:t xml:space="preserve">we need to update the EU account API key and CDN. For PLG, we have got approval from Legal and Information Security to start sending PII information to Pendo EU account. </w:t>
      </w:r>
    </w:p>
    <w:p w:rsidR="0066416F" w:rsidP="00AE4B42" w:rsidRDefault="0066416F" w14:paraId="6A67BF34" w14:textId="7BE7225B"/>
    <w:p w:rsidR="005E7AF9" w:rsidP="00AE4B42" w:rsidRDefault="005E7AF9" w14:paraId="6D1E01FB" w14:textId="77777777"/>
    <w:p w:rsidR="00AE4B42" w:rsidP="00AE4B42" w:rsidRDefault="0088679B" w14:paraId="41E413A7" w14:textId="3A0CA1EE">
      <w:pPr>
        <w:pStyle w:val="Heading1"/>
      </w:pPr>
      <w:bookmarkStart w:name="_Toc37954849" w:id="1"/>
      <w:r>
        <w:t>Arch</w:t>
      </w:r>
      <w:r w:rsidR="0085167B">
        <w:t>itecture</w:t>
      </w:r>
      <w:r>
        <w:t xml:space="preserve"> Council Suggestion</w:t>
      </w:r>
      <w:bookmarkEnd w:id="1"/>
    </w:p>
    <w:p w:rsidR="005E7AF9" w:rsidP="00AE4B42" w:rsidRDefault="005E7AF9" w14:paraId="1D9518DA" w14:textId="77777777"/>
    <w:p w:rsidR="00C977F7" w:rsidP="00AE4B42" w:rsidRDefault="00AE13ED" w14:paraId="50028C5C" w14:textId="190F6DAA">
      <w:r>
        <w:t xml:space="preserve">In order to generate meaningful dashboards in Pendo, </w:t>
      </w:r>
      <w:r w:rsidR="00C1228C">
        <w:t>we need to standardize the information we send to Pendo.</w:t>
      </w:r>
    </w:p>
    <w:p w:rsidR="0019157F" w:rsidP="00AE4B42" w:rsidRDefault="0019157F" w14:paraId="7EFBAFA2" w14:textId="77777777"/>
    <w:p w:rsidR="000F3320" w:rsidP="00AE4B42" w:rsidRDefault="00C1228C" w14:paraId="21DC6F7E" w14:textId="490935B3">
      <w:r>
        <w:t>Arch</w:t>
      </w:r>
      <w:r w:rsidR="0085167B">
        <w:t>itecture</w:t>
      </w:r>
      <w:r>
        <w:t xml:space="preserve"> Council </w:t>
      </w:r>
      <w:r w:rsidR="00381F02">
        <w:t>suggest</w:t>
      </w:r>
      <w:r w:rsidR="00663617">
        <w:t xml:space="preserve"> following information to be sent to Pendo </w:t>
      </w:r>
      <w:r w:rsidR="006E6AAF">
        <w:t>after successful user authentication.</w:t>
      </w:r>
    </w:p>
    <w:p w:rsidR="0019157F" w:rsidP="00AE4B42" w:rsidRDefault="0019157F" w14:paraId="015DF06B" w14:textId="77777777"/>
    <w:p w:rsidR="002F6F09" w:rsidP="00271019" w:rsidRDefault="003F4629" w14:paraId="602477A2" w14:textId="573B176B">
      <w:pPr>
        <w:pStyle w:val="Heading2"/>
      </w:pPr>
      <w:bookmarkStart w:name="_Toc37954850" w:id="2"/>
      <w:r>
        <w:t xml:space="preserve">Information </w:t>
      </w:r>
      <w:r w:rsidR="00595B4B">
        <w:t>to</w:t>
      </w:r>
      <w:r w:rsidR="000F3320">
        <w:t xml:space="preserve"> Send</w:t>
      </w:r>
      <w:bookmarkEnd w:id="2"/>
    </w:p>
    <w:p w:rsidR="006E6AAF" w:rsidP="00474C19" w:rsidRDefault="00C9464C" w14:paraId="3ACBD6EF" w14:textId="6D71B3C6">
      <w:pPr>
        <w:pStyle w:val="Heading3"/>
      </w:pPr>
      <w:bookmarkStart w:name="_Toc37954851" w:id="3"/>
      <w:r>
        <w:t>Visitor Information</w:t>
      </w:r>
      <w:bookmarkEnd w:id="3"/>
    </w:p>
    <w:p w:rsidR="000B7A7E" w:rsidP="00C9464C" w:rsidRDefault="00C9464C" w14:paraId="43A7BFF4" w14:textId="77777777">
      <w:pPr>
        <w:pStyle w:val="ListParagraph"/>
        <w:numPr>
          <w:ilvl w:val="0"/>
          <w:numId w:val="8"/>
        </w:numPr>
      </w:pPr>
      <w:r w:rsidRPr="00357FC2">
        <w:rPr>
          <w:b/>
          <w:bCs/>
        </w:rPr>
        <w:t>Visitor Id</w:t>
      </w:r>
      <w:r w:rsidR="00357FC2">
        <w:t xml:space="preserve">: </w:t>
      </w:r>
      <w:r w:rsidR="00B66F7A">
        <w:t xml:space="preserve">It should be considered as unique id </w:t>
      </w:r>
      <w:r w:rsidR="00950927">
        <w:t xml:space="preserve">to capture activities done by individual user. We suggest </w:t>
      </w:r>
      <w:r w:rsidR="007E26E2">
        <w:t>using</w:t>
      </w:r>
      <w:r w:rsidR="00950927">
        <w:t xml:space="preserve"> LCEC user id </w:t>
      </w:r>
      <w:r w:rsidR="007E26E2">
        <w:t xml:space="preserve">for partner users and Catalyst user id for prospect users in following format. So that </w:t>
      </w:r>
      <w:r w:rsidR="007F5EE4">
        <w:t xml:space="preserve">it is unique id in Pendo and user information don’t get merged with </w:t>
      </w:r>
      <w:r w:rsidR="000B7A7E">
        <w:t>each other’s</w:t>
      </w:r>
      <w:r w:rsidR="007F5EE4">
        <w:t>.</w:t>
      </w:r>
    </w:p>
    <w:p w:rsidR="00373181" w:rsidP="000B7A7E" w:rsidRDefault="009E3225" w14:paraId="1862CFB2" w14:textId="2F0868C0">
      <w:pPr>
        <w:pStyle w:val="ListParagraph"/>
        <w:numPr>
          <w:ilvl w:val="1"/>
          <w:numId w:val="8"/>
        </w:numPr>
      </w:pPr>
      <w:r w:rsidRPr="009E3225">
        <w:rPr>
          <w:b/>
          <w:bCs/>
        </w:rPr>
        <w:t>US/EU</w:t>
      </w:r>
      <w:r w:rsidRPr="009E3225" w:rsidR="00147BA4">
        <w:rPr>
          <w:b/>
          <w:bCs/>
        </w:rPr>
        <w:t>_</w:t>
      </w:r>
      <w:r w:rsidRPr="009E3225" w:rsidR="00373181">
        <w:rPr>
          <w:b/>
          <w:bCs/>
        </w:rPr>
        <w:t>luid</w:t>
      </w:r>
      <w:r w:rsidR="00373181">
        <w:t>_&lt;</w:t>
      </w:r>
      <w:r w:rsidR="00A65D9C">
        <w:t>n</w:t>
      </w:r>
      <w:r w:rsidR="00373181">
        <w:t xml:space="preserve">umeric lcec user id&gt;. For Ex: </w:t>
      </w:r>
      <w:r w:rsidR="006D40DD">
        <w:t>EU</w:t>
      </w:r>
      <w:r w:rsidR="670BBFB3">
        <w:t>_</w:t>
      </w:r>
      <w:r w:rsidR="00373181">
        <w:t>luid_1234</w:t>
      </w:r>
    </w:p>
    <w:p w:rsidR="00415A63" w:rsidP="000B7A7E" w:rsidRDefault="00147BA4" w14:paraId="21ABF4B1" w14:textId="620ABA4A">
      <w:pPr>
        <w:pStyle w:val="ListParagraph"/>
        <w:numPr>
          <w:ilvl w:val="1"/>
          <w:numId w:val="8"/>
        </w:numPr>
      </w:pPr>
      <w:r w:rsidRPr="009E3225">
        <w:rPr>
          <w:b/>
          <w:bCs/>
        </w:rPr>
        <w:t>US/EU_</w:t>
      </w:r>
      <w:r w:rsidRPr="009E3225" w:rsidR="00373181">
        <w:rPr>
          <w:b/>
          <w:bCs/>
        </w:rPr>
        <w:t>puid</w:t>
      </w:r>
      <w:r w:rsidR="00A65D9C">
        <w:t xml:space="preserve">_&lt;numeric prospect user id&gt;. For </w:t>
      </w:r>
      <w:r w:rsidR="00415A63">
        <w:t xml:space="preserve">Ex: </w:t>
      </w:r>
      <w:r w:rsidR="006D40DD">
        <w:t>EU</w:t>
      </w:r>
      <w:r w:rsidR="6C9D1349">
        <w:t>_</w:t>
      </w:r>
      <w:r w:rsidR="00415A63">
        <w:t>puid_1234</w:t>
      </w:r>
    </w:p>
    <w:p w:rsidR="00D62531" w:rsidP="000B7A7E" w:rsidRDefault="00D62531" w14:paraId="3AE4DC82" w14:textId="57B6D281">
      <w:pPr>
        <w:pStyle w:val="ListParagraph"/>
        <w:numPr>
          <w:ilvl w:val="1"/>
          <w:numId w:val="8"/>
        </w:numPr>
      </w:pPr>
      <w:r>
        <w:t>first name</w:t>
      </w:r>
    </w:p>
    <w:p w:rsidR="00D62531" w:rsidP="000B7A7E" w:rsidRDefault="00D62531" w14:paraId="30697B99" w14:textId="7FA79FF7">
      <w:pPr>
        <w:pStyle w:val="ListParagraph"/>
        <w:numPr>
          <w:ilvl w:val="1"/>
          <w:numId w:val="8"/>
        </w:numPr>
      </w:pPr>
      <w:r>
        <w:t>last name</w:t>
      </w:r>
    </w:p>
    <w:p w:rsidR="00D62531" w:rsidP="000B7A7E" w:rsidRDefault="00D62531" w14:paraId="4D01DB96" w14:textId="372D7D67">
      <w:pPr>
        <w:pStyle w:val="ListParagraph"/>
        <w:numPr>
          <w:ilvl w:val="1"/>
          <w:numId w:val="8"/>
        </w:numPr>
      </w:pPr>
      <w:r>
        <w:t>user name</w:t>
      </w:r>
    </w:p>
    <w:p w:rsidR="00D62531" w:rsidP="000B7A7E" w:rsidRDefault="00D62531" w14:paraId="0A8DAF1D" w14:textId="767E7E3C">
      <w:pPr>
        <w:pStyle w:val="ListParagraph"/>
        <w:numPr>
          <w:ilvl w:val="1"/>
          <w:numId w:val="8"/>
        </w:numPr>
      </w:pPr>
      <w:r>
        <w:t>email address</w:t>
      </w:r>
    </w:p>
    <w:p w:rsidR="00D62531" w:rsidP="000B7A7E" w:rsidRDefault="00D62531" w14:paraId="5394F8ED" w14:textId="2E6082D5">
      <w:pPr>
        <w:pStyle w:val="ListParagraph"/>
        <w:numPr>
          <w:ilvl w:val="1"/>
          <w:numId w:val="8"/>
        </w:numPr>
      </w:pPr>
      <w:r>
        <w:t>user profile language (we have 8 admin languages support on Catalyst)</w:t>
      </w:r>
    </w:p>
    <w:p w:rsidR="00D62531" w:rsidP="000B7A7E" w:rsidRDefault="00D62531" w14:paraId="1A3B7298" w14:textId="2655E01C">
      <w:pPr>
        <w:pStyle w:val="ListParagraph"/>
        <w:numPr>
          <w:ilvl w:val="1"/>
          <w:numId w:val="8"/>
        </w:numPr>
      </w:pPr>
      <w:r>
        <w:t xml:space="preserve">tools the user has permission to – eg. User Manager, Bulkload Manager, Campaigns, Reports, etc. </w:t>
      </w:r>
      <w:r w:rsidR="1F4D6711">
        <w:t xml:space="preserve"> -- Not tracking in catalyst</w:t>
      </w:r>
    </w:p>
    <w:p w:rsidR="005E755A" w:rsidP="4D479251" w:rsidRDefault="00F801D2" w14:paraId="2688BFE9" w14:textId="4B77E16C">
      <w:pPr>
        <w:pStyle w:val="ListParagraph"/>
        <w:numPr>
          <w:ilvl w:val="0"/>
          <w:numId w:val="8"/>
        </w:numPr>
      </w:pPr>
      <w:r w:rsidRPr="4D479251">
        <w:rPr>
          <w:b/>
          <w:bCs/>
        </w:rPr>
        <w:t>role</w:t>
      </w:r>
      <w:r>
        <w:t xml:space="preserve">: </w:t>
      </w:r>
      <w:r w:rsidR="0046101F">
        <w:t xml:space="preserve">It is </w:t>
      </w:r>
      <w:r w:rsidR="000F0045">
        <w:t xml:space="preserve">a </w:t>
      </w:r>
      <w:r w:rsidR="0024583B">
        <w:t xml:space="preserve">very </w:t>
      </w:r>
      <w:r w:rsidR="0046101F">
        <w:t xml:space="preserve">useful field </w:t>
      </w:r>
      <w:r w:rsidR="000F0045">
        <w:t>that can allow</w:t>
      </w:r>
      <w:r w:rsidR="0046101F">
        <w:t xml:space="preserve"> </w:t>
      </w:r>
      <w:r w:rsidR="000F0045">
        <w:t xml:space="preserve">us to </w:t>
      </w:r>
      <w:r w:rsidR="00210253">
        <w:t xml:space="preserve">segment data for </w:t>
      </w:r>
      <w:r w:rsidR="000F58A0">
        <w:t>p</w:t>
      </w:r>
      <w:r w:rsidR="00210253">
        <w:t>artner/</w:t>
      </w:r>
      <w:r w:rsidR="000F58A0">
        <w:t>p</w:t>
      </w:r>
      <w:r w:rsidR="00210253">
        <w:t xml:space="preserve">rospect users and internal Super Users. </w:t>
      </w:r>
      <w:r w:rsidR="006A3184">
        <w:t xml:space="preserve">And this can enable us to produce dashboard focusing on partner user’s </w:t>
      </w:r>
      <w:r w:rsidR="00D53F7E">
        <w:t>activities excluding super user’s information.</w:t>
      </w:r>
      <w:r w:rsidR="006A3184">
        <w:t xml:space="preserve"> </w:t>
      </w:r>
      <w:r w:rsidR="00E06492">
        <w:t xml:space="preserve">We have standardized role id for each type of users </w:t>
      </w:r>
      <w:r w:rsidR="00163E82">
        <w:t xml:space="preserve">during JWT implementation and it is a part of JWT payload. </w:t>
      </w:r>
      <w:r w:rsidR="00D53F7E">
        <w:t xml:space="preserve"> Following </w:t>
      </w:r>
      <w:r w:rsidR="00725029">
        <w:t>role ids should be used for this field.</w:t>
      </w:r>
    </w:p>
    <w:p w:rsidR="009E00FD" w:rsidP="00725029" w:rsidRDefault="005E755A" w14:paraId="666BAA98" w14:textId="77777777">
      <w:pPr>
        <w:pStyle w:val="ListParagraph"/>
        <w:numPr>
          <w:ilvl w:val="1"/>
          <w:numId w:val="8"/>
        </w:numPr>
      </w:pPr>
      <w:r>
        <w:t xml:space="preserve">3 for </w:t>
      </w:r>
      <w:r w:rsidR="009E00FD">
        <w:t>Prospect Users</w:t>
      </w:r>
    </w:p>
    <w:p w:rsidR="002251B1" w:rsidP="00725029" w:rsidRDefault="009E00FD" w14:paraId="7F77F902" w14:textId="38A39B74">
      <w:pPr>
        <w:pStyle w:val="ListParagraph"/>
        <w:numPr>
          <w:ilvl w:val="1"/>
          <w:numId w:val="8"/>
        </w:numPr>
      </w:pPr>
      <w:r>
        <w:t xml:space="preserve">4 for </w:t>
      </w:r>
      <w:r w:rsidR="002251B1">
        <w:t xml:space="preserve">Partner </w:t>
      </w:r>
      <w:r w:rsidR="00D62531">
        <w:t xml:space="preserve">Admin </w:t>
      </w:r>
      <w:r w:rsidR="0023579A">
        <w:t>Users (</w:t>
      </w:r>
      <w:r w:rsidR="00D62531">
        <w:t xml:space="preserve">full </w:t>
      </w:r>
      <w:r w:rsidR="002251B1">
        <w:t>Admins</w:t>
      </w:r>
      <w:r w:rsidR="00D62531">
        <w:t xml:space="preserve"> or restricted Admin users</w:t>
      </w:r>
      <w:r w:rsidR="0023579A">
        <w:t>)</w:t>
      </w:r>
    </w:p>
    <w:p w:rsidR="0023579A" w:rsidP="00725029" w:rsidRDefault="002251B1" w14:paraId="0C814A8D" w14:textId="1DC631A8">
      <w:pPr>
        <w:pStyle w:val="ListParagraph"/>
        <w:numPr>
          <w:ilvl w:val="1"/>
          <w:numId w:val="8"/>
        </w:numPr>
      </w:pPr>
      <w:commentRangeStart w:id="4"/>
      <w:r>
        <w:t xml:space="preserve">5 for </w:t>
      </w:r>
      <w:r w:rsidR="0023579A">
        <w:t>Partner Users</w:t>
      </w:r>
      <w:r w:rsidR="00D62531">
        <w:t>??</w:t>
      </w:r>
      <w:commentRangeEnd w:id="4"/>
      <w:r w:rsidR="004A750D">
        <w:rPr>
          <w:rStyle w:val="CommentReference"/>
          <w:sz w:val="22"/>
          <w:szCs w:val="22"/>
        </w:rPr>
        <w:commentReference w:id="4"/>
      </w:r>
    </w:p>
    <w:p w:rsidRPr="00AC4C8D" w:rsidR="00AC4C8D" w:rsidP="00AC4C8D" w:rsidRDefault="00AC4C8D" w14:paraId="093471F3" w14:textId="329A7BA7">
      <w:pPr>
        <w:rPr>
          <w:b/>
          <w:bCs/>
        </w:rPr>
      </w:pPr>
      <w:r w:rsidRPr="00AC4C8D">
        <w:rPr>
          <w:b/>
          <w:bCs/>
        </w:rPr>
        <w:t xml:space="preserve">Sample Data Mapping Examples for </w:t>
      </w:r>
      <w:r>
        <w:rPr>
          <w:b/>
          <w:bCs/>
        </w:rPr>
        <w:t>Visitors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75"/>
        <w:gridCol w:w="3188"/>
        <w:gridCol w:w="3387"/>
      </w:tblGrid>
      <w:tr w:rsidR="00AC4C8D" w:rsidTr="00A40061" w14:paraId="56162E6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7F1093" w:rsidR="00AC4C8D" w:rsidRDefault="00C43D7C" w14:paraId="3C0420CA" w14:textId="2259207C">
            <w:r>
              <w:t xml:space="preserve">Property / </w:t>
            </w:r>
            <w:r w:rsidRPr="007F1093" w:rsidR="00AC4C8D">
              <w:t>Field</w:t>
            </w:r>
            <w:r w:rsidR="00AC4C8D">
              <w:t xml:space="preserve"> name</w:t>
            </w:r>
          </w:p>
        </w:tc>
        <w:tc>
          <w:tcPr>
            <w:tcW w:w="2342" w:type="dxa"/>
          </w:tcPr>
          <w:p w:rsidRPr="007F1093" w:rsidR="00AC4C8D" w:rsidRDefault="00AC4C8D" w14:paraId="056AB0F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093">
              <w:t>Example</w:t>
            </w:r>
            <w:r>
              <w:t>(s)</w:t>
            </w:r>
          </w:p>
        </w:tc>
        <w:tc>
          <w:tcPr>
            <w:tcW w:w="3826" w:type="dxa"/>
          </w:tcPr>
          <w:p w:rsidRPr="007F1093" w:rsidR="00AC4C8D" w:rsidRDefault="00AC4C8D" w14:paraId="691497F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</w:tr>
      <w:tr w:rsidR="00AC4C8D" w:rsidTr="00A40061" w14:paraId="59D467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="00AC4C8D" w:rsidRDefault="000F1E4C" w14:paraId="2BFEF930" w14:textId="490102AF">
            <w:r w:rsidRPr="000F1E4C">
              <w:t>visitorId</w:t>
            </w:r>
          </w:p>
        </w:tc>
        <w:tc>
          <w:tcPr>
            <w:tcW w:w="2342" w:type="dxa"/>
          </w:tcPr>
          <w:p w:rsidRPr="00C21883" w:rsidR="00AC4C8D" w:rsidRDefault="00C21883" w14:paraId="6FAA831F" w14:textId="6C909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883">
              <w:t>US_luid_</w:t>
            </w:r>
            <w:r w:rsidR="00C20E7E">
              <w:t>12345678</w:t>
            </w:r>
          </w:p>
        </w:tc>
        <w:tc>
          <w:tcPr>
            <w:tcW w:w="3826" w:type="dxa"/>
          </w:tcPr>
          <w:p w:rsidR="00AC4C8D" w:rsidP="00C21883" w:rsidRDefault="00AC4C8D" w14:paraId="127A4952" w14:textId="77777777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Note that US / EU must be in </w:t>
            </w:r>
            <w:r w:rsidRPr="00CA6C34">
              <w:rPr>
                <w:b/>
                <w:bCs/>
              </w:rPr>
              <w:t>Capital</w:t>
            </w:r>
            <w:r>
              <w:t xml:space="preserve"> letters</w:t>
            </w:r>
          </w:p>
          <w:p w:rsidR="00C21883" w:rsidP="00C21883" w:rsidRDefault="00C21883" w14:paraId="7B75308C" w14:textId="33AA9481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883">
              <w:rPr>
                <w:b/>
                <w:bCs/>
              </w:rPr>
              <w:t>luid</w:t>
            </w:r>
            <w:r>
              <w:t xml:space="preserve"> must be </w:t>
            </w:r>
            <w:r w:rsidRPr="00C21883">
              <w:rPr>
                <w:b/>
                <w:bCs/>
              </w:rPr>
              <w:t>replaced</w:t>
            </w:r>
            <w:r>
              <w:t xml:space="preserve"> by </w:t>
            </w:r>
            <w:r w:rsidRPr="00C21883">
              <w:rPr>
                <w:b/>
                <w:bCs/>
              </w:rPr>
              <w:t>puid</w:t>
            </w:r>
            <w:r>
              <w:t xml:space="preserve"> in case of prospect site</w:t>
            </w:r>
          </w:p>
        </w:tc>
      </w:tr>
      <w:tr w:rsidR="00AC4C8D" w:rsidTr="00A40061" w14:paraId="092C30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E27848" w:rsidR="00AC4C8D" w:rsidRDefault="00A72ED3" w14:paraId="4DF71EAD" w14:textId="2B7343F3">
            <w:r>
              <w:t>e</w:t>
            </w:r>
            <w:r w:rsidR="00B75308">
              <w:t>mail</w:t>
            </w:r>
            <w:r w:rsidR="00861ACB">
              <w:t>I</w:t>
            </w:r>
            <w:r w:rsidR="00B75308">
              <w:t>d</w:t>
            </w:r>
          </w:p>
        </w:tc>
        <w:tc>
          <w:tcPr>
            <w:tcW w:w="2342" w:type="dxa"/>
          </w:tcPr>
          <w:p w:rsidR="00AC4C8D" w:rsidRDefault="00407D5C" w14:paraId="1C60B84E" w14:textId="54AC5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george</w:t>
            </w:r>
            <w:r w:rsidR="009F57F9">
              <w:t>.flin</w:t>
            </w:r>
            <w:r w:rsidR="00246B33">
              <w:t>t</w:t>
            </w:r>
            <w:r w:rsidR="009F57F9">
              <w:t>stone@lrn.com</w:t>
            </w:r>
          </w:p>
        </w:tc>
        <w:tc>
          <w:tcPr>
            <w:tcW w:w="3826" w:type="dxa"/>
          </w:tcPr>
          <w:p w:rsidR="00AC4C8D" w:rsidRDefault="004C44F0" w14:paraId="458B3990" w14:textId="264C6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Maps to standard email ID field</w:t>
            </w:r>
          </w:p>
        </w:tc>
      </w:tr>
      <w:tr w:rsidR="00AC4C8D" w:rsidTr="00A40061" w14:paraId="7A933D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313894" w:rsidR="00AC4C8D" w:rsidRDefault="00DF01FC" w14:paraId="7F3EAA77" w14:textId="7E5087B7">
            <w:r>
              <w:t>f</w:t>
            </w:r>
            <w:r w:rsidRPr="00B75308" w:rsidR="00B75308">
              <w:t>irst</w:t>
            </w:r>
            <w:r w:rsidR="00861ACB">
              <w:t>N</w:t>
            </w:r>
            <w:r w:rsidRPr="00B75308" w:rsidR="00B75308">
              <w:t>ame</w:t>
            </w:r>
          </w:p>
        </w:tc>
        <w:tc>
          <w:tcPr>
            <w:tcW w:w="2342" w:type="dxa"/>
          </w:tcPr>
          <w:p w:rsidR="00AC4C8D" w:rsidRDefault="00597422" w14:paraId="221E8095" w14:textId="0CC6EC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George</w:t>
            </w:r>
          </w:p>
        </w:tc>
        <w:tc>
          <w:tcPr>
            <w:tcW w:w="3826" w:type="dxa"/>
          </w:tcPr>
          <w:p w:rsidR="00AC4C8D" w:rsidRDefault="00AC4C8D" w14:paraId="073796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4C8D" w:rsidTr="00A40061" w14:paraId="47155C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055100" w:rsidR="00AC4C8D" w:rsidRDefault="00994E41" w14:paraId="7DA65AEC" w14:textId="5D7A42EA">
            <w:r w:rsidRPr="00994E41">
              <w:t>language</w:t>
            </w:r>
          </w:p>
        </w:tc>
        <w:tc>
          <w:tcPr>
            <w:tcW w:w="2342" w:type="dxa"/>
          </w:tcPr>
          <w:p w:rsidR="00AC4C8D" w:rsidRDefault="00C6768D" w14:paraId="71FB01D9" w14:textId="6BEA2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68D">
              <w:t>en_US</w:t>
            </w:r>
          </w:p>
        </w:tc>
        <w:tc>
          <w:tcPr>
            <w:tcW w:w="3826" w:type="dxa"/>
          </w:tcPr>
          <w:p w:rsidR="00AC4C8D" w:rsidRDefault="00EF70F0" w14:paraId="4582D43F" w14:textId="548AC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Maps to Language Custom Field tied to internalization.</w:t>
            </w:r>
          </w:p>
        </w:tc>
      </w:tr>
      <w:tr w:rsidR="00AC4C8D" w:rsidTr="00A40061" w14:paraId="3DC493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9D7775" w:rsidR="00AC4C8D" w:rsidRDefault="00A72ED3" w14:paraId="19966EEE" w14:textId="515C0433">
            <w:r w:rsidRPr="00A72ED3">
              <w:t>last</w:t>
            </w:r>
            <w:r w:rsidR="00861ACB">
              <w:t>N</w:t>
            </w:r>
            <w:r w:rsidRPr="00A72ED3">
              <w:t>ame</w:t>
            </w:r>
          </w:p>
        </w:tc>
        <w:tc>
          <w:tcPr>
            <w:tcW w:w="2342" w:type="dxa"/>
          </w:tcPr>
          <w:p w:rsidRPr="00AB0A2D" w:rsidR="00AC4C8D" w:rsidRDefault="00C6768D" w14:paraId="3B2A725C" w14:textId="7A922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Flin</w:t>
            </w:r>
            <w:r w:rsidR="00246B33">
              <w:t>t</w:t>
            </w:r>
            <w:r>
              <w:t>stone</w:t>
            </w:r>
          </w:p>
        </w:tc>
        <w:tc>
          <w:tcPr>
            <w:tcW w:w="3826" w:type="dxa"/>
          </w:tcPr>
          <w:p w:rsidR="00AC4C8D" w:rsidRDefault="00AC4C8D" w14:paraId="6671FB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4C8D" w:rsidTr="00A40061" w14:paraId="65C0F96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5544A8" w:rsidR="00AC4C8D" w:rsidRDefault="00DF01FC" w14:paraId="396B919D" w14:textId="121EF4F4">
            <w:r w:rsidRPr="00DF01FC">
              <w:t>role</w:t>
            </w:r>
          </w:p>
        </w:tc>
        <w:tc>
          <w:tcPr>
            <w:tcW w:w="2342" w:type="dxa"/>
          </w:tcPr>
          <w:p w:rsidR="00AC4C8D" w:rsidRDefault="00C6768D" w14:paraId="6EBDF572" w14:textId="0554C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3826" w:type="dxa"/>
          </w:tcPr>
          <w:p w:rsidR="00AC4C8D" w:rsidRDefault="00D27587" w14:paraId="087E0636" w14:textId="74D5A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See above for </w:t>
            </w:r>
            <w:r w:rsidR="00110F9F">
              <w:t>more details.</w:t>
            </w:r>
          </w:p>
        </w:tc>
      </w:tr>
      <w:tr w:rsidR="00DF01FC" w:rsidTr="00A40061" w14:paraId="4D96F2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DF01FC" w:rsidR="00DF01FC" w:rsidRDefault="009013C1" w14:paraId="16E9B159" w14:textId="47881C6D">
            <w:r>
              <w:t>s</w:t>
            </w:r>
            <w:r w:rsidRPr="009013C1">
              <w:t>erver</w:t>
            </w:r>
            <w:r w:rsidR="00861ACB">
              <w:t>L</w:t>
            </w:r>
            <w:r w:rsidRPr="009013C1">
              <w:t>ocation</w:t>
            </w:r>
          </w:p>
        </w:tc>
        <w:tc>
          <w:tcPr>
            <w:tcW w:w="2342" w:type="dxa"/>
          </w:tcPr>
          <w:p w:rsidR="00DF01FC" w:rsidRDefault="00696CD2" w14:paraId="1E45675F" w14:textId="76B9B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</w:t>
            </w:r>
          </w:p>
        </w:tc>
        <w:tc>
          <w:tcPr>
            <w:tcW w:w="3826" w:type="dxa"/>
          </w:tcPr>
          <w:p w:rsidRPr="00DD2CDC" w:rsidR="00DD2CDC" w:rsidP="00DD2CDC" w:rsidRDefault="00151A25" w14:paraId="1C9FE37A" w14:textId="281FB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Possible values</w:t>
            </w:r>
          </w:p>
          <w:p w:rsidR="00DF01FC" w:rsidP="00DD2CDC" w:rsidRDefault="00151A25" w14:paraId="308F8D5A" w14:textId="64794D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CDC">
              <w:rPr>
                <w:b/>
                <w:bCs/>
              </w:rPr>
              <w:t>Production:</w:t>
            </w:r>
            <w:r>
              <w:t xml:space="preserve"> EU or US</w:t>
            </w:r>
          </w:p>
          <w:p w:rsidR="00151A25" w:rsidP="00AD3476" w:rsidRDefault="00151A25" w14:paraId="679B584A" w14:textId="5C489C37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476">
              <w:rPr>
                <w:b/>
                <w:bCs/>
              </w:rPr>
              <w:t xml:space="preserve">Non-production: </w:t>
            </w:r>
            <w:r>
              <w:t xml:space="preserve">Environment </w:t>
            </w:r>
            <w:r w:rsidR="00102B7F">
              <w:t xml:space="preserve">name </w:t>
            </w:r>
            <w:r>
              <w:t>like qa4, qa, or qa7 etc.</w:t>
            </w:r>
          </w:p>
        </w:tc>
      </w:tr>
      <w:tr w:rsidR="009013C1" w:rsidTr="00A40061" w14:paraId="1C4A66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9013C1" w:rsidR="009013C1" w:rsidRDefault="006F634B" w14:paraId="55DAEA5B" w14:textId="5310B6CF">
            <w:r w:rsidRPr="006F634B">
              <w:t>survey</w:t>
            </w:r>
            <w:r w:rsidR="00861ACB">
              <w:t>T</w:t>
            </w:r>
            <w:r w:rsidRPr="006F634B">
              <w:t>aken</w:t>
            </w:r>
          </w:p>
        </w:tc>
        <w:tc>
          <w:tcPr>
            <w:tcW w:w="2342" w:type="dxa"/>
          </w:tcPr>
          <w:p w:rsidR="009013C1" w:rsidRDefault="006F634B" w14:paraId="4A5D91A1" w14:textId="6D6D9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7A2FFD">
              <w:t>A</w:t>
            </w:r>
          </w:p>
        </w:tc>
        <w:tc>
          <w:tcPr>
            <w:tcW w:w="3826" w:type="dxa"/>
          </w:tcPr>
          <w:p w:rsidR="009013C1" w:rsidRDefault="004A5B48" w14:paraId="02A8AEE6" w14:textId="4A767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PMA</w:t>
            </w:r>
          </w:p>
        </w:tc>
      </w:tr>
      <w:tr w:rsidR="006F634B" w:rsidTr="00A40061" w14:paraId="3A7719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6F634B" w:rsidR="006F634B" w:rsidRDefault="00453E91" w14:paraId="6575F3B6" w14:textId="49D6AD6C">
            <w:r w:rsidRPr="00453E91">
              <w:t>survey</w:t>
            </w:r>
            <w:r w:rsidR="00861ACB">
              <w:t>URL</w:t>
            </w:r>
          </w:p>
        </w:tc>
        <w:tc>
          <w:tcPr>
            <w:tcW w:w="2342" w:type="dxa"/>
          </w:tcPr>
          <w:p w:rsidR="006F634B" w:rsidRDefault="00453E91" w14:paraId="791385E6" w14:textId="2B7207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</w:t>
            </w:r>
          </w:p>
        </w:tc>
        <w:tc>
          <w:tcPr>
            <w:tcW w:w="3826" w:type="dxa"/>
          </w:tcPr>
          <w:p w:rsidR="006F634B" w:rsidRDefault="004A5B48" w14:paraId="7D04C143" w14:textId="75906F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PMA</w:t>
            </w:r>
          </w:p>
        </w:tc>
      </w:tr>
      <w:tr w:rsidR="009A3911" w:rsidTr="00A40061" w14:paraId="1287235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453E91" w:rsidR="009A3911" w:rsidRDefault="009A3911" w14:paraId="009763E9" w14:textId="4ED3FD97">
            <w:r w:rsidRPr="009A3911">
              <w:t>user</w:t>
            </w:r>
            <w:r w:rsidR="00861ACB">
              <w:t>L</w:t>
            </w:r>
            <w:r w:rsidRPr="009A3911">
              <w:t>anguage</w:t>
            </w:r>
          </w:p>
        </w:tc>
        <w:tc>
          <w:tcPr>
            <w:tcW w:w="2342" w:type="dxa"/>
          </w:tcPr>
          <w:p w:rsidR="009A3911" w:rsidRDefault="007A2FFD" w14:paraId="4AE08B14" w14:textId="624A8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="009A3911">
              <w:t>n</w:t>
            </w:r>
          </w:p>
        </w:tc>
        <w:tc>
          <w:tcPr>
            <w:tcW w:w="3826" w:type="dxa"/>
          </w:tcPr>
          <w:p w:rsidR="009A3911" w:rsidRDefault="009A3911" w14:paraId="234469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0CAD" w:rsidTr="00A40061" w14:paraId="790BB6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9A3911" w:rsidR="00300CAD" w:rsidRDefault="00300CAD" w14:paraId="2E529E8A" w14:textId="133095DA">
            <w:r>
              <w:t>u</w:t>
            </w:r>
            <w:r w:rsidRPr="00300CAD">
              <w:t>serloginname</w:t>
            </w:r>
          </w:p>
        </w:tc>
        <w:tc>
          <w:tcPr>
            <w:tcW w:w="2342" w:type="dxa"/>
          </w:tcPr>
          <w:p w:rsidR="00300CAD" w:rsidRDefault="006B74C4" w14:paraId="3298EC40" w14:textId="530CE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GEORGE.FLIN</w:t>
            </w:r>
            <w:r w:rsidR="00246B33">
              <w:t>T</w:t>
            </w:r>
            <w:r>
              <w:t xml:space="preserve">STONE </w:t>
            </w:r>
            <w:r>
              <w:br/>
            </w:r>
            <w:r>
              <w:t xml:space="preserve">or </w:t>
            </w:r>
            <w:r>
              <w:br/>
            </w:r>
            <w:r w:rsidR="00A20F7C">
              <w:t>GEORGE.FLIN</w:t>
            </w:r>
            <w:r w:rsidR="00246B33">
              <w:t>T</w:t>
            </w:r>
            <w:r w:rsidR="00A20F7C">
              <w:t>STONE@LRN.COM</w:t>
            </w:r>
          </w:p>
        </w:tc>
        <w:tc>
          <w:tcPr>
            <w:tcW w:w="3826" w:type="dxa"/>
          </w:tcPr>
          <w:p w:rsidR="00300CAD" w:rsidRDefault="00865DD4" w14:paraId="2FAC1E1B" w14:textId="6A276D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Maps to Username Standard Field</w:t>
            </w:r>
          </w:p>
        </w:tc>
      </w:tr>
    </w:tbl>
    <w:p w:rsidR="00AC4C8D" w:rsidP="00AC4C8D" w:rsidRDefault="00AC4C8D" w14:paraId="133A9637" w14:textId="77777777"/>
    <w:p w:rsidR="006931FE" w:rsidP="00932050" w:rsidRDefault="006931FE" w14:paraId="4171FDB5" w14:textId="77777777">
      <w:pPr>
        <w:pStyle w:val="Heading3"/>
      </w:pPr>
      <w:bookmarkStart w:name="_Toc37954852" w:id="9"/>
      <w:r>
        <w:t>Account Information</w:t>
      </w:r>
      <w:bookmarkEnd w:id="9"/>
    </w:p>
    <w:p w:rsidR="00D62531" w:rsidP="00D62531" w:rsidRDefault="00D62531" w14:paraId="349D43BE" w14:textId="6603FB7D">
      <w:pPr>
        <w:pStyle w:val="ListParagraph"/>
        <w:numPr>
          <w:ilvl w:val="0"/>
          <w:numId w:val="8"/>
        </w:numPr>
      </w:pPr>
      <w:r w:rsidRPr="3B6437CC">
        <w:rPr>
          <w:b/>
          <w:bCs/>
        </w:rPr>
        <w:t xml:space="preserve">Account ID: </w:t>
      </w:r>
      <w:r w:rsidRPr="3B6437CC">
        <w:rPr>
          <w:highlight w:val="yellow"/>
        </w:rPr>
        <w:t>LCEC site Id</w:t>
      </w:r>
      <w:r>
        <w:t xml:space="preserve"> should be passed in this field. So that site level data segmentation can be done, and dashboard can be produced. However, we need a unique identifier so that site IDs on EU and US don’t get merged. This is also an ID that never ever changes for the lifetime of client’s period with Catalyst. </w:t>
      </w:r>
    </w:p>
    <w:p w:rsidRPr="00D62531" w:rsidR="00D62531" w:rsidP="00D62531" w:rsidRDefault="009E3225" w14:paraId="00669B9C" w14:textId="0619383E">
      <w:pPr>
        <w:pStyle w:val="ListParagraph"/>
        <w:numPr>
          <w:ilvl w:val="0"/>
          <w:numId w:val="8"/>
        </w:numPr>
      </w:pPr>
      <w:r>
        <w:rPr>
          <w:b/>
          <w:bCs/>
        </w:rPr>
        <w:t>EU</w:t>
      </w:r>
      <w:r w:rsidRPr="009E3225" w:rsidR="00D62531">
        <w:t>_&lt;numeric site id&gt;</w:t>
      </w:r>
    </w:p>
    <w:p w:rsidRPr="009E3225" w:rsidR="00D62531" w:rsidP="00D62531" w:rsidRDefault="009E3225" w14:paraId="29B7DB50" w14:textId="3356CBE4">
      <w:pPr>
        <w:pStyle w:val="ListParagraph"/>
        <w:numPr>
          <w:ilvl w:val="0"/>
          <w:numId w:val="8"/>
        </w:numPr>
      </w:pPr>
      <w:r>
        <w:rPr>
          <w:b/>
          <w:bCs/>
        </w:rPr>
        <w:t>US</w:t>
      </w:r>
      <w:r w:rsidRPr="009E3225" w:rsidR="00D62531">
        <w:t>_&lt;numeric site id&gt;</w:t>
      </w:r>
    </w:p>
    <w:p w:rsidR="008B42BD" w:rsidP="006931FE" w:rsidRDefault="00D62531" w14:paraId="06D43362" w14:textId="23D8BB6D">
      <w:pPr>
        <w:pStyle w:val="ListParagraph"/>
        <w:numPr>
          <w:ilvl w:val="0"/>
          <w:numId w:val="8"/>
        </w:numPr>
      </w:pPr>
      <w:r w:rsidRPr="4D479251">
        <w:rPr>
          <w:b/>
          <w:bCs/>
        </w:rPr>
        <w:t>SFID</w:t>
      </w:r>
      <w:r w:rsidR="008B42BD">
        <w:t>:</w:t>
      </w:r>
      <w:r w:rsidR="00085764">
        <w:t xml:space="preserve"> </w:t>
      </w:r>
      <w:r w:rsidR="00006391">
        <w:t>Salesforce Id should be passed in this field.</w:t>
      </w:r>
      <w:r w:rsidR="002A20A4">
        <w:t xml:space="preserve"> So that Salesforce information can be fetched and mapped with the information passed from Applications.</w:t>
      </w:r>
    </w:p>
    <w:p w:rsidR="007C40FB" w:rsidP="57613E9E" w:rsidRDefault="007C40FB" w14:paraId="4D83AACB" w14:textId="3560968A">
      <w:pPr>
        <w:numPr>
          <w:ilvl w:val="0"/>
          <w:numId w:val="8"/>
        </w:numPr>
      </w:pPr>
      <w:r w:rsidRPr="57613E9E">
        <w:rPr>
          <w:b/>
          <w:bCs/>
        </w:rPr>
        <w:t>Site Name</w:t>
      </w:r>
      <w:r>
        <w:t>:</w:t>
      </w:r>
      <w:r w:rsidR="00CF4254">
        <w:t xml:space="preserve"> Site name should be passed in this field</w:t>
      </w:r>
      <w:r w:rsidR="00DD70D3">
        <w:t xml:space="preserve"> just for ease of creating &amp; managing dashboards.</w:t>
      </w:r>
    </w:p>
    <w:p w:rsidR="00D62531" w:rsidP="006931FE" w:rsidRDefault="00F63452" w14:paraId="0348DB98" w14:textId="6E752FDB">
      <w:pPr>
        <w:pStyle w:val="ListParagraph"/>
        <w:numPr>
          <w:ilvl w:val="0"/>
          <w:numId w:val="8"/>
        </w:numPr>
      </w:pPr>
      <w:r w:rsidRPr="57613E9E">
        <w:rPr>
          <w:b/>
          <w:bCs/>
        </w:rPr>
        <w:t xml:space="preserve">Partner </w:t>
      </w:r>
      <w:r w:rsidRPr="57613E9E" w:rsidR="00D62531">
        <w:rPr>
          <w:b/>
          <w:bCs/>
        </w:rPr>
        <w:t>ID</w:t>
      </w:r>
      <w:r>
        <w:t>:</w:t>
      </w:r>
      <w:r w:rsidR="0040018B">
        <w:t xml:space="preserve"> LCEC </w:t>
      </w:r>
      <w:r w:rsidR="00932050">
        <w:t>partner id should be passed in this field.</w:t>
      </w:r>
      <w:r w:rsidR="003318F2">
        <w:t xml:space="preserve"> </w:t>
      </w:r>
    </w:p>
    <w:p w:rsidR="00D62531" w:rsidP="006931FE" w:rsidRDefault="00D62531" w14:paraId="48696A33" w14:textId="386732BB">
      <w:pPr>
        <w:pStyle w:val="ListParagraph"/>
        <w:numPr>
          <w:ilvl w:val="0"/>
          <w:numId w:val="8"/>
        </w:numPr>
      </w:pPr>
      <w:r w:rsidRPr="57613E9E">
        <w:rPr>
          <w:b/>
          <w:bCs/>
        </w:rPr>
        <w:t>Products Enabled on the Site</w:t>
      </w:r>
      <w:r>
        <w:t xml:space="preserve">: </w:t>
      </w:r>
      <w:r w:rsidR="63EA56AA">
        <w:t>THIS WILL BE CAPTURED FROM SALESFORCE.</w:t>
      </w:r>
    </w:p>
    <w:p w:rsidR="00F847BE" w:rsidP="00F847BE" w:rsidRDefault="00F847BE" w14:paraId="46D0935B" w14:textId="5F4B6BD4">
      <w:pPr>
        <w:pStyle w:val="ListParagraph"/>
        <w:numPr>
          <w:ilvl w:val="1"/>
          <w:numId w:val="8"/>
        </w:numPr>
      </w:pPr>
      <w:r>
        <w:t>AICC &lt;true/false&gt;</w:t>
      </w:r>
      <w:r w:rsidR="00BA6EC3">
        <w:t xml:space="preserve"> </w:t>
      </w:r>
    </w:p>
    <w:p w:rsidR="00D62531" w:rsidP="00D62531" w:rsidRDefault="00D62531" w14:paraId="5ACD3550" w14:textId="6B7480B3">
      <w:pPr>
        <w:pStyle w:val="ListParagraph"/>
        <w:numPr>
          <w:ilvl w:val="1"/>
          <w:numId w:val="8"/>
        </w:numPr>
      </w:pPr>
      <w:r>
        <w:t>Reach &lt;true/false&gt;</w:t>
      </w:r>
    </w:p>
    <w:p w:rsidR="00D62531" w:rsidP="00D62531" w:rsidRDefault="00D62531" w14:paraId="5BC1E584" w14:textId="6F7A4750">
      <w:pPr>
        <w:pStyle w:val="ListParagraph"/>
        <w:numPr>
          <w:ilvl w:val="1"/>
          <w:numId w:val="8"/>
        </w:numPr>
      </w:pPr>
      <w:r>
        <w:t xml:space="preserve">Disclosures &lt;true/false&gt; </w:t>
      </w:r>
    </w:p>
    <w:p w:rsidR="00D62531" w:rsidP="00D62531" w:rsidRDefault="00D62531" w14:paraId="3B8555ED" w14:textId="410EC4AB">
      <w:pPr>
        <w:pStyle w:val="ListParagraph"/>
        <w:numPr>
          <w:ilvl w:val="1"/>
          <w:numId w:val="8"/>
        </w:numPr>
      </w:pPr>
      <w:r>
        <w:t>Reveal/Dashboard &lt;true/false&gt;</w:t>
      </w:r>
    </w:p>
    <w:p w:rsidR="00D62531" w:rsidP="00D62531" w:rsidRDefault="00D62531" w14:paraId="6E28FEA2" w14:textId="6E9BB0A8">
      <w:pPr>
        <w:pStyle w:val="ListParagraph"/>
        <w:numPr>
          <w:ilvl w:val="1"/>
          <w:numId w:val="8"/>
        </w:numPr>
      </w:pPr>
      <w:r>
        <w:t xml:space="preserve">Mobile &lt;true/false&gt; </w:t>
      </w:r>
    </w:p>
    <w:p w:rsidR="00D62531" w:rsidP="00D62531" w:rsidRDefault="00D62531" w14:paraId="32DD58C9" w14:textId="65D50362">
      <w:pPr>
        <w:pStyle w:val="ListParagraph"/>
        <w:numPr>
          <w:ilvl w:val="1"/>
          <w:numId w:val="8"/>
        </w:numPr>
      </w:pPr>
      <w:r>
        <w:t>Smart Code &lt;true/false&gt;</w:t>
      </w:r>
    </w:p>
    <w:p w:rsidR="00DE5A11" w:rsidP="00D62531" w:rsidRDefault="00DE5A11" w14:paraId="0789AA2B" w14:textId="37EFA516">
      <w:pPr>
        <w:pStyle w:val="ListParagraph"/>
        <w:numPr>
          <w:ilvl w:val="1"/>
          <w:numId w:val="8"/>
        </w:numPr>
      </w:pPr>
      <w:r>
        <w:t>Supplier &lt;true/false&gt;</w:t>
      </w:r>
    </w:p>
    <w:p w:rsidR="00D62531" w:rsidP="00D62531" w:rsidRDefault="7A70E80E" w14:paraId="366BA0B3" w14:textId="7F9D18B3">
      <w:pPr>
        <w:pStyle w:val="ListParagraph"/>
        <w:numPr>
          <w:ilvl w:val="1"/>
          <w:numId w:val="8"/>
        </w:numPr>
      </w:pPr>
      <w:r>
        <w:t>ECCA &lt;true/false&gt;</w:t>
      </w:r>
    </w:p>
    <w:p w:rsidR="00E37045" w:rsidP="57613E9E" w:rsidRDefault="7A70E80E" w14:paraId="318470C0" w14:textId="48C997D1">
      <w:pPr>
        <w:pStyle w:val="ListParagraph"/>
        <w:numPr>
          <w:ilvl w:val="1"/>
          <w:numId w:val="8"/>
        </w:numPr>
      </w:pPr>
      <w:r>
        <w:t>Design &lt;true/false&gt;</w:t>
      </w:r>
    </w:p>
    <w:p w:rsidR="00266726" w:rsidP="57613E9E" w:rsidRDefault="00E37045" w14:paraId="68452C19" w14:textId="78D21273">
      <w:pPr>
        <w:pStyle w:val="ListParagraph"/>
        <w:numPr>
          <w:ilvl w:val="1"/>
          <w:numId w:val="8"/>
        </w:numPr>
      </w:pPr>
      <w:r>
        <w:t>Managers Report &lt;true/false&gt;</w:t>
      </w:r>
    </w:p>
    <w:p w:rsidR="00C9464C" w:rsidP="57613E9E" w:rsidRDefault="00266726" w14:paraId="3E0A9264" w14:textId="2E1ACAB4">
      <w:pPr>
        <w:pStyle w:val="ListParagraph"/>
        <w:numPr>
          <w:ilvl w:val="1"/>
          <w:numId w:val="8"/>
        </w:numPr>
      </w:pPr>
      <w:r>
        <w:t>SCORM Export &lt;true/false&gt;</w:t>
      </w:r>
      <w:r>
        <w:br/>
      </w:r>
    </w:p>
    <w:p w:rsidRPr="007F1093" w:rsidR="00AE087A" w:rsidRDefault="00AE087A" w14:paraId="6F7A5181" w14:textId="72E5F040">
      <w:pPr>
        <w:rPr>
          <w:b/>
          <w:bCs/>
        </w:rPr>
      </w:pPr>
      <w:r w:rsidRPr="007F1093">
        <w:rPr>
          <w:b/>
          <w:bCs/>
        </w:rPr>
        <w:t>Sample Data Mapping</w:t>
      </w:r>
      <w:r w:rsidRPr="007F1093" w:rsidR="00A6640D">
        <w:rPr>
          <w:b/>
          <w:bCs/>
        </w:rPr>
        <w:t xml:space="preserve"> Examples for Accounts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162"/>
        <w:gridCol w:w="2103"/>
        <w:gridCol w:w="4085"/>
      </w:tblGrid>
      <w:tr w:rsidR="0073000F" w:rsidTr="00611890" w14:paraId="4A913FAF" w14:textId="62C73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7F1093" w:rsidR="0073000F" w:rsidRDefault="00C43D7C" w14:paraId="0AD3E9E7" w14:textId="402ECF31">
            <w:r>
              <w:t xml:space="preserve">Property / </w:t>
            </w:r>
            <w:r w:rsidRPr="007F1093" w:rsidR="0073000F">
              <w:t>Field</w:t>
            </w:r>
            <w:r w:rsidR="00676FB7">
              <w:t xml:space="preserve"> </w:t>
            </w:r>
            <w:r>
              <w:t>N</w:t>
            </w:r>
            <w:r w:rsidR="00676FB7">
              <w:t>ame</w:t>
            </w:r>
          </w:p>
        </w:tc>
        <w:tc>
          <w:tcPr>
            <w:tcW w:w="2058" w:type="dxa"/>
          </w:tcPr>
          <w:p w:rsidRPr="007F1093" w:rsidR="0073000F" w:rsidRDefault="0073000F" w14:paraId="7EC0EEAC" w14:textId="50C998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093">
              <w:t>Example</w:t>
            </w:r>
            <w:r>
              <w:t>(s)</w:t>
            </w:r>
          </w:p>
        </w:tc>
        <w:tc>
          <w:tcPr>
            <w:tcW w:w="4110" w:type="dxa"/>
          </w:tcPr>
          <w:p w:rsidRPr="007F1093" w:rsidR="0073000F" w:rsidRDefault="0073000F" w14:paraId="10EEEDBF" w14:textId="12BC48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</w:tr>
      <w:tr w:rsidR="0073000F" w:rsidTr="00611890" w14:paraId="79AFDD09" w14:textId="39728A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D54144" w:rsidR="0073000F" w:rsidRDefault="003B6A89" w14:paraId="4144F883" w14:textId="79EF47EB">
            <w:r w:rsidRPr="00D54144">
              <w:t>accountId</w:t>
            </w:r>
          </w:p>
        </w:tc>
        <w:tc>
          <w:tcPr>
            <w:tcW w:w="2058" w:type="dxa"/>
          </w:tcPr>
          <w:p w:rsidR="0073000F" w:rsidRDefault="0073000F" w14:paraId="0DFE8E90" w14:textId="12376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US_3887 </w:t>
            </w:r>
          </w:p>
        </w:tc>
        <w:tc>
          <w:tcPr>
            <w:tcW w:w="4110" w:type="dxa"/>
          </w:tcPr>
          <w:p w:rsidR="0073000F" w:rsidRDefault="0073000F" w14:paraId="7A34F7AB" w14:textId="30A34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Note that US </w:t>
            </w:r>
            <w:r w:rsidR="00495107">
              <w:t>/</w:t>
            </w:r>
            <w:r>
              <w:t xml:space="preserve"> EU must be in </w:t>
            </w:r>
            <w:r w:rsidRPr="009028B5">
              <w:rPr>
                <w:b/>
                <w:bCs/>
              </w:rPr>
              <w:t>Capital</w:t>
            </w:r>
            <w:r>
              <w:t xml:space="preserve"> letters</w:t>
            </w:r>
          </w:p>
        </w:tc>
      </w:tr>
      <w:tr w:rsidR="0073000F" w:rsidTr="00611890" w14:paraId="563685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D54144" w:rsidR="0073000F" w:rsidRDefault="00E27848" w14:paraId="3F3A234A" w14:textId="570F4B9B">
            <w:r w:rsidRPr="00D54144">
              <w:t>partner_id</w:t>
            </w:r>
          </w:p>
        </w:tc>
        <w:tc>
          <w:tcPr>
            <w:tcW w:w="2058" w:type="dxa"/>
          </w:tcPr>
          <w:p w:rsidR="0073000F" w:rsidRDefault="00A07AF1" w14:paraId="3468B343" w14:textId="1FFCC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7AF1">
              <w:t>32564</w:t>
            </w:r>
          </w:p>
        </w:tc>
        <w:tc>
          <w:tcPr>
            <w:tcW w:w="4110" w:type="dxa"/>
          </w:tcPr>
          <w:p w:rsidR="0073000F" w:rsidRDefault="0073000F" w14:paraId="2FB1E1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529" w:rsidTr="00611890" w14:paraId="75390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D54144" w:rsidR="004D3529" w:rsidRDefault="00495107" w14:paraId="5137A7C8" w14:textId="1EED2AC7">
            <w:r w:rsidRPr="00D54144">
              <w:t>p</w:t>
            </w:r>
            <w:r w:rsidRPr="00D54144" w:rsidR="00313894">
              <w:t>urpose</w:t>
            </w:r>
          </w:p>
        </w:tc>
        <w:tc>
          <w:tcPr>
            <w:tcW w:w="2058" w:type="dxa"/>
          </w:tcPr>
          <w:p w:rsidR="004D3529" w:rsidRDefault="00313894" w14:paraId="5F2C8523" w14:textId="7A14F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</w:t>
            </w:r>
          </w:p>
        </w:tc>
        <w:tc>
          <w:tcPr>
            <w:tcW w:w="4110" w:type="dxa"/>
          </w:tcPr>
          <w:p w:rsidR="004D3529" w:rsidRDefault="004D3529" w14:paraId="49FC75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107" w:rsidTr="00611890" w14:paraId="7C97F5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D54144" w:rsidR="00495107" w:rsidRDefault="009D7775" w14:paraId="1C6EECF2" w14:textId="14DFC2ED">
            <w:r w:rsidRPr="00D54144">
              <w:t>s</w:t>
            </w:r>
            <w:r w:rsidRPr="00D54144" w:rsidR="00055100">
              <w:t>erver</w:t>
            </w:r>
            <w:r w:rsidR="00404309">
              <w:t>L</w:t>
            </w:r>
            <w:r w:rsidRPr="00D54144" w:rsidR="00055100">
              <w:t>ocation</w:t>
            </w:r>
          </w:p>
        </w:tc>
        <w:tc>
          <w:tcPr>
            <w:tcW w:w="2058" w:type="dxa"/>
          </w:tcPr>
          <w:p w:rsidR="00495107" w:rsidRDefault="00BD456D" w14:paraId="6684AFB7" w14:textId="60D07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456D">
              <w:t>US</w:t>
            </w:r>
          </w:p>
        </w:tc>
        <w:tc>
          <w:tcPr>
            <w:tcW w:w="4110" w:type="dxa"/>
          </w:tcPr>
          <w:p w:rsidRPr="00DD2CDC" w:rsidR="002E7AE3" w:rsidP="002E7AE3" w:rsidRDefault="002E7AE3" w14:paraId="65EEC0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Possible values</w:t>
            </w:r>
          </w:p>
          <w:p w:rsidR="002E7AE3" w:rsidP="002E7AE3" w:rsidRDefault="002E7AE3" w14:paraId="2A285C32" w14:textId="77777777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CDC">
              <w:rPr>
                <w:b/>
                <w:bCs/>
              </w:rPr>
              <w:t>Production:</w:t>
            </w:r>
            <w:r>
              <w:t xml:space="preserve"> EU or US</w:t>
            </w:r>
          </w:p>
          <w:p w:rsidR="00495107" w:rsidP="002E7AE3" w:rsidRDefault="002E7AE3" w14:paraId="0B55FB57" w14:textId="464D9A6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AE3">
              <w:rPr>
                <w:b/>
                <w:bCs/>
              </w:rPr>
              <w:t xml:space="preserve">Non-production: </w:t>
            </w:r>
            <w:r>
              <w:t>Environment name like qa4, qa, or qa7 etc.</w:t>
            </w:r>
          </w:p>
        </w:tc>
      </w:tr>
      <w:tr w:rsidR="009D7775" w:rsidTr="00611890" w14:paraId="6A155D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D54144" w:rsidR="009D7775" w:rsidRDefault="009D7775" w14:paraId="49B7A7B9" w14:textId="722D25F5">
            <w:r w:rsidRPr="00D54144">
              <w:t>sfid</w:t>
            </w:r>
          </w:p>
        </w:tc>
        <w:tc>
          <w:tcPr>
            <w:tcW w:w="2058" w:type="dxa"/>
          </w:tcPr>
          <w:p w:rsidR="009D7775" w:rsidRDefault="006D4F51" w14:paraId="25AA3E46" w14:textId="775E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4F51">
              <w:t>0015e00000IzbsIAAR</w:t>
            </w:r>
          </w:p>
        </w:tc>
        <w:tc>
          <w:tcPr>
            <w:tcW w:w="4110" w:type="dxa"/>
          </w:tcPr>
          <w:p w:rsidR="009D7775" w:rsidRDefault="009D7775" w14:paraId="0F23C3A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B0A2D" w:rsidTr="00611890" w14:paraId="55EA549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D54144" w:rsidR="00AB0A2D" w:rsidRDefault="005544A8" w14:paraId="7556E105" w14:textId="70E2B9F7">
            <w:r w:rsidRPr="00D54144">
              <w:t>site_id</w:t>
            </w:r>
          </w:p>
        </w:tc>
        <w:tc>
          <w:tcPr>
            <w:tcW w:w="2058" w:type="dxa"/>
          </w:tcPr>
          <w:p w:rsidRPr="00AB0A2D" w:rsidR="00AB0A2D" w:rsidRDefault="00DB7A14" w14:paraId="210383EA" w14:textId="62D1A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3887</w:t>
            </w:r>
          </w:p>
        </w:tc>
        <w:tc>
          <w:tcPr>
            <w:tcW w:w="4110" w:type="dxa"/>
          </w:tcPr>
          <w:p w:rsidR="00AB0A2D" w:rsidRDefault="00AB0A2D" w14:paraId="1EE86E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618F" w:rsidTr="00611890" w14:paraId="2E902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</w:tcPr>
          <w:p w:rsidRPr="00D54144" w:rsidR="00B1618F" w:rsidRDefault="00B1618F" w14:paraId="0F26EC75" w14:textId="1F78B85C">
            <w:r w:rsidRPr="00D54144">
              <w:t>site_name</w:t>
            </w:r>
          </w:p>
        </w:tc>
        <w:tc>
          <w:tcPr>
            <w:tcW w:w="2058" w:type="dxa"/>
          </w:tcPr>
          <w:p w:rsidRPr="00127C8F" w:rsidR="00B1618F" w:rsidRDefault="00127C8F" w14:paraId="634A01DE" w14:textId="2BF8A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127C8F">
              <w:rPr>
                <w:lang w:val="en-CA"/>
              </w:rPr>
              <w:t>fanucamerica</w:t>
            </w:r>
          </w:p>
        </w:tc>
        <w:tc>
          <w:tcPr>
            <w:tcW w:w="4110" w:type="dxa"/>
          </w:tcPr>
          <w:p w:rsidR="00B1618F" w:rsidRDefault="00B1618F" w14:paraId="293698C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F1093" w:rsidRDefault="007F1093" w14:paraId="2848AE08" w14:textId="77777777"/>
    <w:p w:rsidR="00C11A06" w:rsidRDefault="00C11A06" w14:paraId="1416F5DA" w14:textId="76B5674B">
      <w:r>
        <w:br w:type="page"/>
      </w:r>
    </w:p>
    <w:p w:rsidR="00764B48" w:rsidP="14093A78" w:rsidRDefault="00F5536F" w14:paraId="3BF5AA37" w14:textId="02B9F4D2">
      <w:pPr>
        <w:pStyle w:val="Heading1"/>
        <w:rPr>
          <w:color w:val="FF0000"/>
        </w:rPr>
      </w:pPr>
      <w:bookmarkStart w:name="_Toc37954853" w:id="10"/>
      <w:r>
        <w:t>Technical Details – Suggested Code Changes</w:t>
      </w:r>
      <w:r w:rsidR="75AE2A5D">
        <w:t xml:space="preserve"> </w:t>
      </w:r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518626595"/>
      <w:r w:rsidRPr="14093A78" w:rsidR="75AE2A5D">
        <w:rPr>
          <w:color w:val="FF0000"/>
        </w:rPr>
        <w:t>THIS NEEDS AN UPDATE by VIVEK/GAURAV/BHAVIN. PLEASE KEEP TRACK CHANGES ON!</w:t>
      </w:r>
      <w:bookmarkEnd w:id="10"/>
      <w:commentRangeEnd w:id="18"/>
      <w:r>
        <w:rPr>
          <w:rStyle w:val="CommentReference"/>
          <w:color w:val="FF0000"/>
          <w:sz w:val="32"/>
          <w:szCs w:val="32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518626595"/>
      <w:r>
        <w:rPr>
          <w:rStyle w:val="CommentReference"/>
        </w:rPr>
        <w:commentReference w:id="518626595"/>
      </w:r>
      <w:commentRangeEnd w:id="11"/>
      <w:r>
        <w:rPr>
          <w:rStyle w:val="CommentReference"/>
          <w:color w:val="FF0000"/>
          <w:sz w:val="32"/>
          <w:szCs w:val="32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</w:p>
    <w:p w:rsidR="005E7AF9" w:rsidP="007B7925" w:rsidRDefault="005E7AF9" w14:paraId="52468F54" w14:textId="77777777"/>
    <w:p w:rsidR="00C11A06" w:rsidP="007B7925" w:rsidRDefault="004F1FB2" w14:paraId="4A4C2E53" w14:textId="3C8B97AD">
      <w:r>
        <w:t xml:space="preserve">Each Applications </w:t>
      </w:r>
      <w:r w:rsidR="004D1035">
        <w:t xml:space="preserve">integrating with Pendo for analytics should </w:t>
      </w:r>
      <w:r w:rsidR="00F23D7B">
        <w:t xml:space="preserve">call </w:t>
      </w:r>
      <w:r w:rsidR="007F2A2B">
        <w:t>pendo.initi</w:t>
      </w:r>
      <w:r w:rsidR="00193F45">
        <w:t>alize()</w:t>
      </w:r>
      <w:r w:rsidR="00D90BCF">
        <w:t xml:space="preserve"> function </w:t>
      </w:r>
      <w:r w:rsidR="00627E86">
        <w:t xml:space="preserve">after </w:t>
      </w:r>
      <w:r w:rsidR="002B46A9">
        <w:t>successful user login and pass following information.</w:t>
      </w:r>
    </w:p>
    <w:p w:rsidRPr="00822053" w:rsidR="00C11A06" w:rsidP="00C11A06" w:rsidRDefault="00C11A06" w14:paraId="6799F87F" w14:textId="77777777">
      <w:pPr>
        <w:shd w:val="clear" w:color="auto" w:fill="FFFFFF"/>
        <w:spacing w:after="0" w:line="285" w:lineRule="atLeast"/>
        <w:rPr>
          <w:sz w:val="18"/>
          <w:szCs w:val="18"/>
        </w:rPr>
      </w:pPr>
      <w:r w:rsidRPr="00822053">
        <w:rPr>
          <w:rFonts w:ascii="Consolas" w:hAnsi="Consolas" w:eastAsia="Times New Roman"/>
          <w:color w:val="001080"/>
          <w:sz w:val="18"/>
          <w:szCs w:val="18"/>
        </w:rPr>
        <w:t>pendo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.</w:t>
      </w:r>
      <w:r w:rsidRPr="00822053">
        <w:rPr>
          <w:rFonts w:ascii="Consolas" w:hAnsi="Consolas" w:eastAsia="Times New Roman"/>
          <w:color w:val="795E26"/>
          <w:sz w:val="18"/>
          <w:szCs w:val="18"/>
        </w:rPr>
        <w:t>initialize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({</w:t>
      </w:r>
    </w:p>
    <w:p w:rsidRPr="00822053" w:rsidR="00C11A06" w:rsidP="00C11A06" w:rsidRDefault="00C11A06" w14:paraId="18DF11E1" w14:textId="77777777">
      <w:pPr>
        <w:shd w:val="clear" w:color="auto" w:fill="FFFFFF"/>
        <w:spacing w:after="0" w:line="285" w:lineRule="atLeast"/>
        <w:rPr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</w:t>
      </w:r>
      <w:r w:rsidRPr="00822053">
        <w:rPr>
          <w:rFonts w:ascii="Consolas" w:hAnsi="Consolas" w:eastAsia="Times New Roman"/>
          <w:color w:val="001080"/>
          <w:sz w:val="18"/>
          <w:szCs w:val="18"/>
        </w:rPr>
        <w:t>visitor: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 {</w:t>
      </w:r>
    </w:p>
    <w:p w:rsidRPr="00822053" w:rsidR="00C11A06" w:rsidP="00C11A06" w:rsidRDefault="00C11A06" w14:paraId="48B85749" w14:textId="0C2A308D">
      <w:pPr>
        <w:shd w:val="clear" w:color="auto" w:fill="FFFFFF"/>
        <w:spacing w:after="0" w:line="285" w:lineRule="atLeast"/>
        <w:rPr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    </w:t>
      </w:r>
      <w:r w:rsidRPr="00822053">
        <w:rPr>
          <w:rFonts w:ascii="Consolas" w:hAnsi="Consolas" w:eastAsia="Times New Roman"/>
          <w:color w:val="001080"/>
          <w:sz w:val="18"/>
          <w:szCs w:val="18"/>
        </w:rPr>
        <w:t>id: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 </w:t>
      </w:r>
      <w:r w:rsidRPr="00822053">
        <w:rPr>
          <w:rFonts w:ascii="Consolas" w:hAnsi="Consolas" w:eastAsia="Times New Roman"/>
          <w:color w:val="800000"/>
          <w:sz w:val="18"/>
          <w:szCs w:val="18"/>
        </w:rPr>
        <w:t>&lt;</w:t>
      </w:r>
      <w:r w:rsidRPr="00822053">
        <w:rPr>
          <w:rFonts w:ascii="Consolas" w:hAnsi="Consolas" w:eastAsia="Times New Roman"/>
          <w:color w:val="267F99"/>
          <w:sz w:val="18"/>
          <w:szCs w:val="18"/>
        </w:rPr>
        <w:t>visitor_id</w:t>
      </w:r>
      <w:r w:rsidRPr="00822053">
        <w:rPr>
          <w:rFonts w:ascii="Consolas" w:hAnsi="Consolas" w:eastAsia="Times New Roman"/>
          <w:color w:val="800000"/>
          <w:sz w:val="18"/>
          <w:szCs w:val="18"/>
        </w:rPr>
        <w:t>&gt;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, /*</w:t>
      </w:r>
    </w:p>
    <w:p w:rsidRPr="00822053" w:rsidR="00C11A06" w:rsidP="00C11A06" w:rsidRDefault="00C11A06" w14:paraId="62F95E2A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        Format: </w:t>
      </w:r>
    </w:p>
    <w:p w:rsidRPr="00822053" w:rsidR="00C11A06" w:rsidP="1A8BBE02" w:rsidRDefault="00C11A06" w14:paraId="139E5883" w14:textId="1D1860F4">
      <w:pPr>
        <w:shd w:val="clear" w:color="auto" w:fill="FFFFFF" w:themeFill="background1"/>
        <w:spacing w:after="0" w:line="285" w:lineRule="atLeast"/>
        <w:rPr>
          <w:sz w:val="18"/>
          <w:szCs w:val="18"/>
        </w:rPr>
      </w:pP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           1 </w:t>
      </w:r>
      <w:r w:rsidRPr="57613E9E" w:rsidR="02A1D7A3">
        <w:rPr>
          <w:rFonts w:ascii="Consolas" w:hAnsi="Consolas" w:eastAsia="Times New Roman"/>
          <w:color w:val="000000" w:themeColor="text1"/>
          <w:sz w:val="18"/>
          <w:szCs w:val="18"/>
        </w:rPr>
        <w:t>serverlocation_</w:t>
      </w:r>
      <w:r w:rsidRPr="57613E9E" w:rsidR="02A1D7A3">
        <w:rPr>
          <w:rFonts w:ascii="Consolas" w:hAnsi="Consolas" w:eastAsia="Times New Roman"/>
          <w:b/>
          <w:bCs/>
          <w:color w:val="000000" w:themeColor="text1"/>
          <w:sz w:val="18"/>
          <w:szCs w:val="18"/>
        </w:rPr>
        <w:t xml:space="preserve"> </w:t>
      </w:r>
      <w:r w:rsidRPr="57613E9E">
        <w:rPr>
          <w:rFonts w:ascii="Consolas" w:hAnsi="Consolas" w:eastAsia="Times New Roman"/>
          <w:b/>
          <w:bCs/>
          <w:color w:val="000000" w:themeColor="text1"/>
          <w:sz w:val="18"/>
          <w:szCs w:val="18"/>
        </w:rPr>
        <w:t>luid</w:t>
      </w: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_123 (In case of </w:t>
      </w:r>
      <w:r w:rsidRPr="57613E9E" w:rsidR="62F35A5E">
        <w:rPr>
          <w:rFonts w:ascii="Consolas" w:hAnsi="Consolas" w:eastAsia="Times New Roman"/>
          <w:color w:val="000000" w:themeColor="text1"/>
          <w:sz w:val="18"/>
          <w:szCs w:val="18"/>
        </w:rPr>
        <w:t>client</w:t>
      </w: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user)</w:t>
      </w:r>
    </w:p>
    <w:p w:rsidRPr="00822053" w:rsidR="00C11A06" w:rsidP="1A8BBE02" w:rsidRDefault="00C11A06" w14:paraId="3CB6589B" w14:textId="277A1B42">
      <w:pPr>
        <w:shd w:val="clear" w:color="auto" w:fill="FFFFFF" w:themeFill="background1"/>
        <w:spacing w:after="0" w:line="285" w:lineRule="atLeast"/>
        <w:rPr>
          <w:sz w:val="18"/>
          <w:szCs w:val="18"/>
        </w:rPr>
      </w:pP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           2 </w:t>
      </w:r>
      <w:r w:rsidRPr="57613E9E" w:rsidR="6FC0A53E">
        <w:rPr>
          <w:rFonts w:ascii="Consolas" w:hAnsi="Consolas" w:eastAsia="Times New Roman"/>
          <w:color w:val="000000" w:themeColor="text1"/>
          <w:sz w:val="18"/>
          <w:szCs w:val="18"/>
        </w:rPr>
        <w:t>serverlocation_</w:t>
      </w:r>
      <w:r w:rsidRPr="57613E9E" w:rsidR="6FC0A53E">
        <w:rPr>
          <w:rFonts w:ascii="Consolas" w:hAnsi="Consolas" w:eastAsia="Times New Roman"/>
          <w:b/>
          <w:bCs/>
          <w:color w:val="000000" w:themeColor="text1"/>
          <w:sz w:val="18"/>
          <w:szCs w:val="18"/>
        </w:rPr>
        <w:t xml:space="preserve"> </w:t>
      </w:r>
      <w:r w:rsidRPr="57613E9E">
        <w:rPr>
          <w:rFonts w:ascii="Consolas" w:hAnsi="Consolas" w:eastAsia="Times New Roman"/>
          <w:b/>
          <w:bCs/>
          <w:color w:val="000000" w:themeColor="text1"/>
          <w:sz w:val="18"/>
          <w:szCs w:val="18"/>
        </w:rPr>
        <w:t>puid</w:t>
      </w: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_123 (In case of prospect user)</w:t>
      </w:r>
    </w:p>
    <w:p w:rsidRPr="00822053" w:rsidR="00C11A06" w:rsidP="00C11A06" w:rsidRDefault="00C11A06" w14:paraId="3A7202EF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    */</w:t>
      </w:r>
    </w:p>
    <w:p w:rsidRPr="00822053" w:rsidR="00C11A06" w:rsidP="00C11A06" w:rsidRDefault="00C11A06" w14:paraId="42E74F62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</w:p>
    <w:p w:rsidRPr="00822053" w:rsidR="00C11A06" w:rsidP="1A8BBE02" w:rsidRDefault="00C11A06" w14:paraId="588EF6B1" w14:textId="42618960">
      <w:pPr>
        <w:shd w:val="clear" w:color="auto" w:fill="FFFFFF" w:themeFill="background1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       </w:t>
      </w:r>
      <w:r w:rsidRPr="57613E9E">
        <w:rPr>
          <w:rFonts w:ascii="Consolas" w:hAnsi="Consolas" w:eastAsia="Times New Roman"/>
          <w:color w:val="001080"/>
          <w:sz w:val="18"/>
          <w:szCs w:val="18"/>
        </w:rPr>
        <w:t>role</w:t>
      </w: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: /*</w:t>
      </w:r>
    </w:p>
    <w:p w:rsidRPr="00822053" w:rsidR="00C11A06" w:rsidP="57613E9E" w:rsidRDefault="00C11A06" w14:paraId="08980F45" w14:textId="16AAAA7B">
      <w:pPr>
        <w:shd w:val="clear" w:color="auto" w:fill="FFFFFF" w:themeFill="background1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                    3 - Prospect User</w:t>
      </w:r>
    </w:p>
    <w:p w:rsidRPr="00822053" w:rsidR="00C11A06" w:rsidP="1A8BBE02" w:rsidRDefault="00C11A06" w14:paraId="4C8E74B3" w14:textId="76AF396B">
      <w:pPr>
        <w:shd w:val="clear" w:color="auto" w:fill="FFFFFF" w:themeFill="background1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           4 - </w:t>
      </w:r>
      <w:r w:rsidRPr="57613E9E" w:rsidR="55ECB36E">
        <w:rPr>
          <w:rFonts w:ascii="Consolas" w:hAnsi="Consolas" w:eastAsia="Times New Roman"/>
          <w:color w:val="000000" w:themeColor="text1"/>
          <w:sz w:val="18"/>
          <w:szCs w:val="18"/>
        </w:rPr>
        <w:t>Client</w:t>
      </w: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Admin</w:t>
      </w:r>
    </w:p>
    <w:p w:rsidRPr="00822053" w:rsidR="00C11A06" w:rsidP="1A8BBE02" w:rsidRDefault="00C11A06" w14:paraId="101FDE6E" w14:textId="41D0F6BC">
      <w:pPr>
        <w:shd w:val="clear" w:color="auto" w:fill="FFFFFF" w:themeFill="background1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        </w:t>
      </w:r>
    </w:p>
    <w:p w:rsidRPr="00822053" w:rsidR="00C11A06" w:rsidP="00C11A06" w:rsidRDefault="00C11A06" w14:paraId="31A4EEEA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</w:p>
    <w:p w:rsidRPr="00822053" w:rsidR="00C11A06" w:rsidP="00C11A06" w:rsidRDefault="00C11A06" w14:paraId="1F6E4F64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    */</w:t>
      </w:r>
    </w:p>
    <w:p w:rsidRPr="00822053" w:rsidR="00C11A06" w:rsidP="00C11A06" w:rsidRDefault="00C11A06" w14:paraId="65E874A3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},</w:t>
      </w:r>
    </w:p>
    <w:p w:rsidRPr="00822053" w:rsidR="00C11A06" w:rsidP="00C11A06" w:rsidRDefault="00C11A06" w14:paraId="21CF6BBB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</w:p>
    <w:p w:rsidRPr="00822053" w:rsidR="00C11A06" w:rsidP="00C11A06" w:rsidRDefault="00C11A06" w14:paraId="2D64A898" w14:textId="77777777">
      <w:pPr>
        <w:shd w:val="clear" w:color="auto" w:fill="FFFFFF"/>
        <w:spacing w:after="0" w:line="285" w:lineRule="atLeast"/>
        <w:rPr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</w:t>
      </w:r>
      <w:r w:rsidRPr="00822053">
        <w:rPr>
          <w:rFonts w:ascii="Consolas" w:hAnsi="Consolas" w:eastAsia="Times New Roman"/>
          <w:color w:val="001080"/>
          <w:sz w:val="18"/>
          <w:szCs w:val="18"/>
        </w:rPr>
        <w:t>account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: </w:t>
      </w:r>
      <w:r w:rsidRPr="00822053">
        <w:rPr>
          <w:rFonts w:ascii="Consolas" w:hAnsi="Consolas" w:eastAsia="Times New Roman"/>
          <w:color w:val="0000FF"/>
          <w:sz w:val="18"/>
          <w:szCs w:val="18"/>
        </w:rPr>
        <w:t>{</w:t>
      </w:r>
    </w:p>
    <w:p w:rsidRPr="00822053" w:rsidR="00C11A06" w:rsidP="1A8BBE02" w:rsidRDefault="00C11A06" w14:paraId="09A4A9E3" w14:textId="319728B2">
      <w:pPr>
        <w:shd w:val="clear" w:color="auto" w:fill="FFFFFF" w:themeFill="background1"/>
        <w:spacing w:after="0" w:line="285" w:lineRule="atLeast"/>
        <w:rPr>
          <w:sz w:val="18"/>
          <w:szCs w:val="18"/>
        </w:rPr>
      </w:pP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        </w:t>
      </w:r>
      <w:r w:rsidRPr="57613E9E">
        <w:rPr>
          <w:rFonts w:ascii="Consolas" w:hAnsi="Consolas" w:eastAsia="Times New Roman"/>
          <w:color w:val="001080"/>
          <w:sz w:val="18"/>
          <w:szCs w:val="18"/>
        </w:rPr>
        <w:t>id</w:t>
      </w:r>
      <w:r w:rsidRPr="57613E9E">
        <w:rPr>
          <w:rFonts w:ascii="Consolas" w:hAnsi="Consolas" w:eastAsia="Times New Roman"/>
          <w:color w:val="000000" w:themeColor="text1"/>
          <w:sz w:val="18"/>
          <w:szCs w:val="18"/>
        </w:rPr>
        <w:t>: </w:t>
      </w:r>
      <w:r w:rsidRPr="57613E9E">
        <w:rPr>
          <w:rFonts w:ascii="Consolas" w:hAnsi="Consolas" w:eastAsia="Times New Roman"/>
          <w:color w:val="800000"/>
          <w:sz w:val="18"/>
          <w:szCs w:val="18"/>
        </w:rPr>
        <w:t>&lt;</w:t>
      </w:r>
      <w:r w:rsidRPr="57613E9E" w:rsidR="3DED7EDA">
        <w:rPr>
          <w:rFonts w:ascii="Consolas" w:hAnsi="Consolas" w:eastAsia="Times New Roman"/>
          <w:color w:val="800000"/>
          <w:sz w:val="18"/>
          <w:szCs w:val="18"/>
        </w:rPr>
        <w:t>serverlocation</w:t>
      </w:r>
      <w:r w:rsidRPr="57613E9E" w:rsidR="7D0B7887">
        <w:rPr>
          <w:rFonts w:ascii="Consolas" w:hAnsi="Consolas" w:eastAsia="Times New Roman"/>
          <w:color w:val="800000"/>
          <w:sz w:val="18"/>
          <w:szCs w:val="18"/>
        </w:rPr>
        <w:t>_siteID</w:t>
      </w:r>
      <w:r w:rsidRPr="57613E9E">
        <w:rPr>
          <w:sz w:val="18"/>
          <w:szCs w:val="18"/>
        </w:rPr>
        <w:t>,</w:t>
      </w:r>
    </w:p>
    <w:p w:rsidRPr="00822053" w:rsidR="00C11A06" w:rsidP="00C11A06" w:rsidRDefault="00C11A06" w14:paraId="0D1614B4" w14:textId="77777777">
      <w:pPr>
        <w:shd w:val="clear" w:color="auto" w:fill="FFFFFF"/>
        <w:spacing w:after="0" w:line="285" w:lineRule="atLeast"/>
        <w:rPr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    </w:t>
      </w:r>
      <w:r w:rsidRPr="00822053">
        <w:rPr>
          <w:rFonts w:ascii="Consolas" w:hAnsi="Consolas" w:eastAsia="Times New Roman"/>
          <w:color w:val="001080"/>
          <w:sz w:val="18"/>
          <w:szCs w:val="18"/>
        </w:rPr>
        <w:t>site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_</w:t>
      </w:r>
      <w:r w:rsidRPr="00822053">
        <w:rPr>
          <w:rFonts w:ascii="Consolas" w:hAnsi="Consolas" w:eastAsia="Times New Roman"/>
          <w:color w:val="001080"/>
          <w:sz w:val="18"/>
          <w:szCs w:val="18"/>
        </w:rPr>
        <w:t>id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: </w:t>
      </w:r>
      <w:r w:rsidRPr="00822053">
        <w:rPr>
          <w:rFonts w:ascii="Consolas" w:hAnsi="Consolas" w:eastAsia="Times New Roman"/>
          <w:color w:val="800000"/>
          <w:sz w:val="18"/>
          <w:szCs w:val="18"/>
        </w:rPr>
        <w:t>&lt;</w:t>
      </w:r>
      <w:r w:rsidRPr="00822053">
        <w:rPr>
          <w:rFonts w:ascii="Consolas" w:hAnsi="Consolas" w:eastAsia="Times New Roman"/>
          <w:color w:val="267F99"/>
          <w:sz w:val="18"/>
          <w:szCs w:val="18"/>
        </w:rPr>
        <w:t>site id</w:t>
      </w:r>
      <w:r w:rsidRPr="00822053">
        <w:rPr>
          <w:rFonts w:ascii="Consolas" w:hAnsi="Consolas" w:eastAsia="Times New Roman"/>
          <w:color w:val="800000"/>
          <w:sz w:val="18"/>
          <w:szCs w:val="18"/>
        </w:rPr>
        <w:t>&gt;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, </w:t>
      </w:r>
    </w:p>
    <w:p w:rsidRPr="00822053" w:rsidR="00C11A06" w:rsidP="00C11A06" w:rsidRDefault="00C11A06" w14:paraId="2324E973" w14:textId="77777777">
      <w:pPr>
        <w:shd w:val="clear" w:color="auto" w:fill="FFFFFF"/>
        <w:spacing w:after="0" w:line="285" w:lineRule="atLeast"/>
        <w:rPr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    </w:t>
      </w:r>
      <w:r w:rsidRPr="00822053">
        <w:rPr>
          <w:rFonts w:ascii="Consolas" w:hAnsi="Consolas" w:eastAsia="Times New Roman"/>
          <w:color w:val="001080"/>
          <w:sz w:val="18"/>
          <w:szCs w:val="18"/>
        </w:rPr>
        <w:t>site_name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:</w:t>
      </w:r>
      <w:r w:rsidRPr="00822053">
        <w:rPr>
          <w:rFonts w:ascii="Consolas" w:hAnsi="Consolas" w:eastAsia="Times New Roman"/>
          <w:color w:val="800000"/>
          <w:sz w:val="18"/>
          <w:szCs w:val="18"/>
        </w:rPr>
        <w:t>&lt;</w:t>
      </w:r>
      <w:r w:rsidRPr="00822053">
        <w:rPr>
          <w:rFonts w:ascii="Consolas" w:hAnsi="Consolas" w:eastAsia="Times New Roman"/>
          <w:color w:val="267F99"/>
          <w:sz w:val="18"/>
          <w:szCs w:val="18"/>
        </w:rPr>
        <w:t>site name</w:t>
      </w:r>
      <w:r w:rsidRPr="00822053">
        <w:rPr>
          <w:rFonts w:ascii="Consolas" w:hAnsi="Consolas" w:eastAsia="Times New Roman"/>
          <w:color w:val="800000"/>
          <w:sz w:val="18"/>
          <w:szCs w:val="18"/>
        </w:rPr>
        <w:t>&gt;</w:t>
      </w:r>
    </w:p>
    <w:p w:rsidRPr="00822053" w:rsidR="00C11A06" w:rsidP="00C11A06" w:rsidRDefault="00C11A06" w14:paraId="5A1CB31F" w14:textId="77777777">
      <w:pPr>
        <w:shd w:val="clear" w:color="auto" w:fill="FFFFFF"/>
        <w:spacing w:after="0" w:line="285" w:lineRule="atLeast"/>
        <w:rPr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    </w:t>
      </w:r>
      <w:r w:rsidRPr="00822053">
        <w:rPr>
          <w:rFonts w:ascii="Consolas" w:hAnsi="Consolas" w:eastAsia="Times New Roman"/>
          <w:color w:val="001080"/>
          <w:sz w:val="18"/>
          <w:szCs w:val="18"/>
        </w:rPr>
        <w:t>partner_id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: </w:t>
      </w:r>
      <w:r w:rsidRPr="00822053">
        <w:rPr>
          <w:rFonts w:ascii="Consolas" w:hAnsi="Consolas" w:eastAsia="Times New Roman"/>
          <w:color w:val="800000"/>
          <w:sz w:val="18"/>
          <w:szCs w:val="18"/>
        </w:rPr>
        <w:t>&lt;</w:t>
      </w:r>
      <w:r w:rsidRPr="00822053">
        <w:rPr>
          <w:rFonts w:ascii="Consolas" w:hAnsi="Consolas" w:eastAsia="Times New Roman"/>
          <w:color w:val="267F99"/>
          <w:sz w:val="18"/>
          <w:szCs w:val="18"/>
        </w:rPr>
        <w:t>lcec partner id</w:t>
      </w:r>
      <w:r w:rsidRPr="00822053">
        <w:rPr>
          <w:rFonts w:ascii="Consolas" w:hAnsi="Consolas" w:eastAsia="Times New Roman"/>
          <w:color w:val="800000"/>
          <w:sz w:val="18"/>
          <w:szCs w:val="18"/>
        </w:rPr>
        <w:t>&gt;</w:t>
      </w:r>
      <w:r w:rsidRPr="00822053">
        <w:rPr>
          <w:rFonts w:ascii="Consolas" w:hAnsi="Consolas" w:eastAsia="Times New Roman"/>
          <w:color w:val="000000"/>
          <w:sz w:val="18"/>
          <w:szCs w:val="18"/>
        </w:rPr>
        <w:t> </w:t>
      </w:r>
    </w:p>
    <w:p w:rsidRPr="00822053" w:rsidR="00C11A06" w:rsidP="00C11A06" w:rsidRDefault="00C11A06" w14:paraId="1A109E01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    }</w:t>
      </w:r>
    </w:p>
    <w:p w:rsidR="00C11A06" w:rsidP="00C11A06" w:rsidRDefault="00C11A06" w14:paraId="0A8A5BDE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  <w:r w:rsidRPr="00822053">
        <w:rPr>
          <w:rFonts w:ascii="Consolas" w:hAnsi="Consolas" w:eastAsia="Times New Roman"/>
          <w:color w:val="000000"/>
          <w:sz w:val="18"/>
          <w:szCs w:val="18"/>
        </w:rPr>
        <w:t>});</w:t>
      </w:r>
    </w:p>
    <w:p w:rsidR="006037D3" w:rsidP="00C11A06" w:rsidRDefault="006037D3" w14:paraId="5AE4EAB4" w14:textId="77777777">
      <w:pPr>
        <w:shd w:val="clear" w:color="auto" w:fill="FFFFFF"/>
        <w:spacing w:after="0" w:line="285" w:lineRule="atLeast"/>
        <w:rPr>
          <w:rFonts w:ascii="Consolas" w:hAnsi="Consolas" w:eastAsia="Times New Roman"/>
          <w:color w:val="000000"/>
          <w:sz w:val="18"/>
          <w:szCs w:val="18"/>
        </w:rPr>
      </w:pPr>
    </w:p>
    <w:p w:rsidRPr="00822053" w:rsidR="006037D3" w:rsidP="00C11A06" w:rsidRDefault="006037D3" w14:paraId="68296CD9" w14:textId="77777777">
      <w:pPr>
        <w:shd w:val="clear" w:color="auto" w:fill="FFFFFF"/>
        <w:spacing w:after="0" w:line="285" w:lineRule="atLeast"/>
        <w:rPr>
          <w:sz w:val="18"/>
          <w:szCs w:val="18"/>
        </w:rPr>
      </w:pPr>
    </w:p>
    <w:p w:rsidR="00C11A06" w:rsidP="00C11A06" w:rsidRDefault="00C11A06" w14:paraId="78F2FC68" w14:textId="77777777"/>
    <w:p w:rsidR="002B46A9" w:rsidP="007B7925" w:rsidRDefault="00745F71" w14:paraId="2AEE1E62" w14:textId="260FA2D6">
      <w:r>
        <w:t>Notes:</w:t>
      </w:r>
    </w:p>
    <w:p w:rsidR="00745F71" w:rsidP="00745F71" w:rsidRDefault="000A6693" w14:paraId="7ABC54D7" w14:textId="53388277">
      <w:pPr>
        <w:pStyle w:val="ListParagraph"/>
        <w:numPr>
          <w:ilvl w:val="0"/>
          <w:numId w:val="8"/>
        </w:numPr>
      </w:pPr>
      <w:r>
        <w:t>Partner/Prospect user id can be fetched from JWT</w:t>
      </w:r>
    </w:p>
    <w:p w:rsidR="000A6693" w:rsidP="00745F71" w:rsidRDefault="004848C9" w14:paraId="39F1DEE1" w14:textId="0FD828A4">
      <w:pPr>
        <w:pStyle w:val="ListParagraph"/>
        <w:numPr>
          <w:ilvl w:val="0"/>
          <w:numId w:val="8"/>
        </w:numPr>
      </w:pPr>
      <w:r>
        <w:t xml:space="preserve">Site id and </w:t>
      </w:r>
      <w:r w:rsidR="00C06B6A">
        <w:t>Partner id can be fetched from JWT</w:t>
      </w:r>
    </w:p>
    <w:p w:rsidR="00C06B6A" w:rsidP="00745F71" w:rsidRDefault="005C5521" w14:paraId="729BE7ED" w14:textId="12022E2C">
      <w:pPr>
        <w:pStyle w:val="ListParagraph"/>
        <w:numPr>
          <w:ilvl w:val="0"/>
          <w:numId w:val="8"/>
        </w:numPr>
      </w:pPr>
      <w:r>
        <w:t>Site name should be fetched from URL</w:t>
      </w:r>
    </w:p>
    <w:p w:rsidRPr="007B7925" w:rsidR="005C5521" w:rsidP="00745F71" w:rsidRDefault="00343ADD" w14:paraId="78B20414" w14:textId="4624ED1B">
      <w:pPr>
        <w:pStyle w:val="ListParagraph"/>
        <w:numPr>
          <w:ilvl w:val="0"/>
          <w:numId w:val="8"/>
        </w:numPr>
      </w:pPr>
      <w:r>
        <w:t xml:space="preserve">Salesforce Ids are being maintained in Catalyst. </w:t>
      </w:r>
      <w:r w:rsidR="00501C10">
        <w:t>So,</w:t>
      </w:r>
      <w:r>
        <w:t xml:space="preserve"> </w:t>
      </w:r>
      <w:r w:rsidR="008B1346">
        <w:t xml:space="preserve">Catalyst team can expose an Api endpoint to fetch </w:t>
      </w:r>
      <w:r w:rsidR="005E7AF9">
        <w:t>Salesforce Id.</w:t>
      </w:r>
    </w:p>
    <w:p w:rsidR="4D479251" w:rsidP="57613E9E" w:rsidRDefault="4D479251" w14:paraId="513AA62F" w14:textId="160D79B2"/>
    <w:p w:rsidR="20A4B37C" w:rsidP="4D479251" w:rsidRDefault="20A4B37C" w14:paraId="523FCB78" w14:textId="1898618A">
      <w:r>
        <w:t xml:space="preserve">Process when LRN client is no longer with LRN. </w:t>
      </w:r>
      <w:commentRangeStart w:id="45"/>
      <w:commentRangeStart w:id="46"/>
      <w:commentRangeEnd w:id="45"/>
      <w:r>
        <w:rPr>
          <w:rStyle w:val="CommentReference"/>
          <w:sz w:val="22"/>
          <w:szCs w:val="22"/>
        </w:rPr>
        <w:commentReference w:id="45"/>
      </w:r>
      <w:commentRangeEnd w:id="46"/>
      <w:r>
        <w:rPr>
          <w:rStyle w:val="CommentReference"/>
        </w:rPr>
        <w:commentReference w:id="46"/>
      </w:r>
    </w:p>
    <w:p w:rsidR="70BDB260" w:rsidP="11A3A4CF" w:rsidRDefault="70BDB260" w14:paraId="24F8AD5A" w14:textId="6F24F2A5">
      <w:r>
        <w:t>We need to create a procedure for deleting PII and transactional data for:</w:t>
      </w:r>
    </w:p>
    <w:p w:rsidR="70BDB260" w:rsidP="57613E9E" w:rsidRDefault="70BDB260" w14:paraId="6666ACAC" w14:textId="240E70B8">
      <w:r>
        <w:t>1. A specific client once their contract has expired.</w:t>
      </w:r>
    </w:p>
    <w:p w:rsidR="70BDB260" w:rsidP="57613E9E" w:rsidRDefault="70BDB260" w14:paraId="3D5C33B6" w14:textId="12557E33">
      <w:r>
        <w:t>2. A specific user of an active client.</w:t>
      </w:r>
    </w:p>
    <w:p w:rsidR="70BDB260" w:rsidP="11A3A4CF" w:rsidRDefault="70BDB260" w14:paraId="7DB96D09" w14:textId="2DC5D5BE">
      <w:r>
        <w:t>Additionally, we need to implement a technical control that allows clients to opt out of this process.</w:t>
      </w:r>
    </w:p>
    <w:p w:rsidR="4D479251" w:rsidP="4D479251" w:rsidRDefault="20A4B37C" w14:paraId="6C2EF759" w14:textId="2EC38CB5">
      <w:r>
        <w:t>Process when LRN user is no longer with LRN.</w:t>
      </w:r>
      <w:r w:rsidR="62E2B328">
        <w:t xml:space="preserve">We recommend </w:t>
      </w:r>
      <w:r w:rsidR="7E6E71A8">
        <w:t xml:space="preserve">implementing SSO or </w:t>
      </w:r>
      <w:r w:rsidR="62E2B328">
        <w:t>delegating the management of Pendo users to the CorpIT team to ensure timely revocation of user access.</w:t>
      </w:r>
    </w:p>
    <w:p w:rsidR="4D479251" w:rsidP="4D479251" w:rsidRDefault="4D479251" w14:paraId="7A6B4EC1" w14:textId="71B164C0"/>
    <w:p w:rsidR="465A0444" w:rsidP="4D479251" w:rsidRDefault="465A0444" w14:paraId="589D784D" w14:textId="21B48243">
      <w:r>
        <w:t>Products where Pendo tracking is enabled. This tracks client admin activity.</w:t>
      </w:r>
    </w:p>
    <w:tbl>
      <w:tblPr>
        <w:tblStyle w:val="GridTable4-Accent1"/>
        <w:tblW w:w="9360" w:type="dxa"/>
        <w:tblLayout w:type="fixed"/>
        <w:tblLook w:val="06A0" w:firstRow="1" w:lastRow="0" w:firstColumn="1" w:lastColumn="0" w:noHBand="1" w:noVBand="1"/>
      </w:tblPr>
      <w:tblGrid>
        <w:gridCol w:w="3945"/>
        <w:gridCol w:w="2535"/>
        <w:gridCol w:w="2880"/>
      </w:tblGrid>
      <w:tr w:rsidR="4D479251" w:rsidTr="0ACEA6D8" w14:paraId="72B2DC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="465A0444" w:rsidP="4D479251" w:rsidRDefault="465A0444" w14:paraId="7355964D" w14:textId="17E4A4C9">
            <w:r>
              <w:t>Product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465A0444" w:rsidP="3097E7F0" w:rsidRDefault="2311EFE4" w14:paraId="13E4CEDD" w14:textId="2FE42B5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  <w:r w:rsidR="1B5E4E58">
              <w:t>/Release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465A0444" w:rsidP="4D479251" w:rsidRDefault="008C5A04" w14:paraId="61ED3913" w14:textId="681A61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commentRangeStart w:id="49"/>
            <w:r>
              <w:t xml:space="preserve">Tech </w:t>
            </w:r>
            <w:r w:rsidR="465A0444">
              <w:t>Contact</w:t>
            </w:r>
            <w:commentRangeEnd w:id="49"/>
            <w:r w:rsidR="00D302A2">
              <w:rPr>
                <w:rStyle w:val="CommentReference"/>
                <w:sz w:val="22"/>
                <w:szCs w:val="22"/>
              </w:rPr>
              <w:commentReference w:id="49"/>
            </w:r>
          </w:p>
        </w:tc>
      </w:tr>
      <w:tr w:rsidR="4D479251" w:rsidTr="0ACEA6D8" w14:paraId="7A3D54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Pr="00582BD1" w:rsidR="465A0444" w:rsidP="4D479251" w:rsidRDefault="465A0444" w14:paraId="07514C0B" w14:textId="79C27141">
            <w:r w:rsidRPr="00582BD1">
              <w:rPr>
                <w:b w:val="0"/>
                <w:bCs w:val="0"/>
              </w:rPr>
              <w:t>Reach: Home, Library, Reach (Admin Tools)</w:t>
            </w:r>
            <w:r w:rsidRPr="00582BD1" w:rsidR="0083E3CD">
              <w:rPr>
                <w:b w:val="0"/>
                <w:bCs w:val="0"/>
              </w:rPr>
              <w:t>, Content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465A0444" w:rsidP="799006AA" w:rsidRDefault="57AB4136" w14:paraId="66785B01" w14:textId="5BFB94F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Jul 4, 2024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465A0444" w:rsidP="4D479251" w:rsidRDefault="009B3208" w14:paraId="0E4602DF" w14:textId="15E4A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Akshay Dubey, Bhavin Gala</w:t>
            </w:r>
          </w:p>
        </w:tc>
      </w:tr>
      <w:tr w:rsidR="4D479251" w:rsidTr="0ACEA6D8" w14:paraId="59D451A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Pr="00582BD1" w:rsidR="465A0444" w:rsidP="4D479251" w:rsidRDefault="465A0444" w14:paraId="55B2857B" w14:textId="638D46B2">
            <w:pPr>
              <w:spacing w:after="200" w:line="276" w:lineRule="auto"/>
            </w:pPr>
            <w:commentRangeStart w:id="50"/>
            <w:r w:rsidRPr="00582BD1">
              <w:rPr>
                <w:b w:val="0"/>
                <w:bCs w:val="0"/>
              </w:rPr>
              <w:t xml:space="preserve">Reach: </w:t>
            </w:r>
            <w:r w:rsidRPr="00582BD1" w:rsidR="0376C354">
              <w:rPr>
                <w:b w:val="0"/>
                <w:bCs w:val="0"/>
              </w:rPr>
              <w:t xml:space="preserve">New </w:t>
            </w:r>
            <w:r w:rsidRPr="00582BD1">
              <w:rPr>
                <w:b w:val="0"/>
                <w:bCs w:val="0"/>
              </w:rPr>
              <w:t xml:space="preserve">Import and </w:t>
            </w:r>
            <w:r w:rsidRPr="00582BD1" w:rsidR="4BE9DA13">
              <w:rPr>
                <w:b w:val="0"/>
                <w:bCs w:val="0"/>
              </w:rPr>
              <w:t xml:space="preserve">New </w:t>
            </w:r>
            <w:r w:rsidRPr="00582BD1">
              <w:rPr>
                <w:b w:val="0"/>
                <w:bCs w:val="0"/>
              </w:rPr>
              <w:t>Export</w:t>
            </w:r>
            <w:r w:rsidRPr="00582BD1" w:rsidR="35527CB8">
              <w:rPr>
                <w:b w:val="0"/>
                <w:bCs w:val="0"/>
              </w:rPr>
              <w:t xml:space="preserve"> Manager</w:t>
            </w:r>
            <w:commentRangeEnd w:id="50"/>
            <w:r w:rsidRPr="00582BD1">
              <w:rPr>
                <w:rStyle w:val="CommentReference"/>
                <w:sz w:val="22"/>
                <w:szCs w:val="22"/>
              </w:rPr>
              <w:commentReference w:id="50"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465A0444" w:rsidP="799006AA" w:rsidRDefault="179F7DB5" w14:paraId="06D9C5BB" w14:textId="618E2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Oct 26, 2024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465A0444" w:rsidP="4D479251" w:rsidRDefault="009B3208" w14:paraId="3E708BDA" w14:textId="2103DE0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Kunal Shroff</w:t>
            </w:r>
          </w:p>
        </w:tc>
      </w:tr>
      <w:tr w:rsidR="4D479251" w:rsidTr="0ACEA6D8" w14:paraId="1805F77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Pr="00582BD1" w:rsidR="465A0444" w:rsidP="4D479251" w:rsidRDefault="465A0444" w14:paraId="5C4BE0CA" w14:textId="67F3911D">
            <w:r w:rsidRPr="00582BD1">
              <w:rPr>
                <w:b w:val="0"/>
                <w:bCs w:val="0"/>
              </w:rPr>
              <w:t>Reach: New Campaign Manager</w:t>
            </w:r>
            <w:r w:rsidRPr="00582BD1" w:rsidR="35B62B68">
              <w:rPr>
                <w:b w:val="0"/>
                <w:bCs w:val="0"/>
              </w:rPr>
              <w:t xml:space="preserve"> incl. </w:t>
            </w:r>
            <w:r w:rsidRPr="00582BD1" w:rsidR="13521351">
              <w:rPr>
                <w:b w:val="0"/>
                <w:bCs w:val="0"/>
              </w:rPr>
              <w:t>n</w:t>
            </w:r>
            <w:r w:rsidRPr="00582BD1" w:rsidR="35B62B68">
              <w:rPr>
                <w:b w:val="0"/>
                <w:bCs w:val="0"/>
              </w:rPr>
              <w:t>ew Module Chain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465A0444" w:rsidP="799006AA" w:rsidRDefault="0C05FC2C" w14:paraId="7135DC1F" w14:textId="618E2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Oct 26, 2024</w:t>
            </w:r>
          </w:p>
          <w:p w:rsidR="465A0444" w:rsidP="4D479251" w:rsidRDefault="465A0444" w14:paraId="655E900F" w14:textId="6A979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465A0444" w:rsidP="4D479251" w:rsidRDefault="001936CA" w14:paraId="7CEC538B" w14:textId="3A92C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Miran Parkar</w:t>
            </w:r>
          </w:p>
        </w:tc>
      </w:tr>
      <w:tr w:rsidR="4D479251" w:rsidTr="0ACEA6D8" w14:paraId="3CA148F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Pr="00582BD1" w:rsidR="465A0444" w:rsidP="4D479251" w:rsidRDefault="465A0444" w14:paraId="08596024" w14:textId="65568A68">
            <w:r w:rsidRPr="00582BD1">
              <w:rPr>
                <w:b w:val="0"/>
                <w:bCs w:val="0"/>
              </w:rPr>
              <w:t>Reach: New User Manager</w:t>
            </w:r>
            <w:r w:rsidRPr="00582BD1" w:rsidR="381313EA">
              <w:rPr>
                <w:b w:val="0"/>
                <w:bCs w:val="0"/>
              </w:rPr>
              <w:t xml:space="preserve"> + Bulkload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465A0444" w:rsidP="799006AA" w:rsidRDefault="6F4B442F" w14:paraId="2C553E2D" w14:textId="618E2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Oct 26, 2024</w:t>
            </w:r>
          </w:p>
          <w:p w:rsidR="465A0444" w:rsidP="799006AA" w:rsidRDefault="465A0444" w14:paraId="06A8ED25" w14:textId="2812E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color w:val="202020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465A0444" w:rsidP="4D479251" w:rsidRDefault="009B3208" w14:paraId="09B5EDB2" w14:textId="095D280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Nilesh Siddhapura</w:t>
            </w:r>
          </w:p>
        </w:tc>
      </w:tr>
      <w:tr w:rsidR="4D479251" w:rsidTr="0ACEA6D8" w14:paraId="06947D4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Pr="00582BD1" w:rsidR="465A0444" w:rsidP="4D479251" w:rsidRDefault="465A0444" w14:paraId="297F0C4D" w14:textId="1DB3192A">
            <w:r w:rsidRPr="00582BD1">
              <w:rPr>
                <w:b w:val="0"/>
                <w:bCs w:val="0"/>
              </w:rPr>
              <w:t>Reach: New Reports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465A0444" w:rsidP="799006AA" w:rsidRDefault="171010B6" w14:paraId="7A472A85" w14:textId="618E2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Oct 26, 2024</w:t>
            </w:r>
          </w:p>
          <w:p w:rsidR="465A0444" w:rsidP="4D479251" w:rsidRDefault="465A0444" w14:paraId="3A633535" w14:textId="1B543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465A0444" w:rsidP="4D479251" w:rsidRDefault="009B3208" w14:paraId="676747E9" w14:textId="6F7578F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Miran</w:t>
            </w:r>
            <w:r w:rsidR="008C5A04">
              <w:t xml:space="preserve"> Parkar</w:t>
            </w:r>
          </w:p>
        </w:tc>
      </w:tr>
      <w:tr w:rsidR="4D479251" w:rsidTr="0ACEA6D8" w14:paraId="2030D03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Pr="00582BD1" w:rsidR="465A0444" w:rsidP="4D479251" w:rsidRDefault="465A0444" w14:paraId="1197F69A" w14:textId="0C87FE94">
            <w:r w:rsidRPr="00582BD1">
              <w:rPr>
                <w:b w:val="0"/>
                <w:bCs w:val="0"/>
              </w:rPr>
              <w:t>Catalyst Disclosures</w:t>
            </w:r>
            <w:r w:rsidRPr="00582BD1" w:rsidR="3C93A2AE">
              <w:rPr>
                <w:b w:val="0"/>
                <w:bCs w:val="0"/>
              </w:rPr>
              <w:t xml:space="preserve"> (admin role only)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465A0444" w:rsidP="27AF719F" w:rsidRDefault="4C26E792" w14:paraId="40F84A6C" w14:textId="73693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Sept 30, 2024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465A0444" w:rsidP="4D479251" w:rsidRDefault="465A0444" w14:paraId="59D8A311" w14:textId="78BEE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Milind Kamble</w:t>
            </w:r>
            <w:r w:rsidR="00A57DB3">
              <w:t>, Miran Parkar</w:t>
            </w:r>
          </w:p>
        </w:tc>
      </w:tr>
      <w:tr w:rsidR="4D479251" w:rsidTr="0ACEA6D8" w14:paraId="751866A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Pr="00582BD1" w:rsidR="465A0444" w:rsidP="3C5F065B" w:rsidRDefault="465A0444" w14:paraId="2BCAD866" w14:textId="267709DC">
            <w:pPr>
              <w:rPr>
                <w:highlight w:val="yellow"/>
              </w:rPr>
            </w:pPr>
            <w:r w:rsidRPr="3C5F065B">
              <w:rPr>
                <w:b w:val="0"/>
                <w:bCs w:val="0"/>
                <w:highlight w:val="yellow"/>
              </w:rPr>
              <w:t>Catalyst Design</w:t>
            </w:r>
            <w:r w:rsidRPr="3C5F065B" w:rsidR="72D53A42">
              <w:rPr>
                <w:b w:val="0"/>
                <w:bCs w:val="0"/>
                <w:highlight w:val="yellow"/>
              </w:rPr>
              <w:t xml:space="preserve"> (admin-facing Customizer)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465A0444" w:rsidP="4D479251" w:rsidRDefault="223FBAA9" w14:paraId="4C492E7D" w14:textId="74A42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  <w:r w:rsidR="0D70A4C6">
              <w:t xml:space="preserve"> 6,</w:t>
            </w:r>
            <w:r>
              <w:t xml:space="preserve"> 2024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465A0444" w:rsidP="4D479251" w:rsidRDefault="686F71D1" w14:paraId="0466AA5A" w14:textId="1F93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Tagore Sandeep Gatla ,</w:t>
            </w:r>
          </w:p>
          <w:p w:rsidR="465A0444" w:rsidP="4D479251" w:rsidRDefault="465A0444" w14:paraId="5D780376" w14:textId="321C4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Rajashekhar </w:t>
            </w:r>
          </w:p>
        </w:tc>
      </w:tr>
      <w:tr w:rsidR="3097E7F0" w:rsidTr="0ACEA6D8" w14:paraId="073C1BA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Pr="00582BD1" w:rsidR="0AB83427" w:rsidP="3097E7F0" w:rsidRDefault="0AB83427" w14:paraId="66F6F4EA" w14:textId="57B573A6">
            <w:r w:rsidRPr="00582BD1">
              <w:rPr>
                <w:b w:val="0"/>
                <w:bCs w:val="0"/>
              </w:rPr>
              <w:t xml:space="preserve">Catalyst Reveal and New Dashboard (Reveal freemium)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0AB83427" w:rsidP="799006AA" w:rsidRDefault="1F876D76" w14:paraId="62F77AF4" w14:textId="5561409A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Aug 29, 2024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AB83427" w:rsidP="3097E7F0" w:rsidRDefault="00760C2D" w14:paraId="4D3E7A62" w14:textId="39594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0C2D">
              <w:t>Shweta Bhatt</w:t>
            </w:r>
          </w:p>
        </w:tc>
      </w:tr>
      <w:tr w:rsidR="6D21A7DB" w:rsidTr="0ACEA6D8" w14:paraId="22ED8A30" w14:textId="77777777">
        <w:trPr>
          <w:trHeight w:val="300"/>
          <w:ins w:author="Rajal Ajai" w:date="2026-05-29T20:17:00Z" w:id="1406670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="3E80B402" w:rsidP="6D21A7DB" w:rsidRDefault="3E80B402" w14:paraId="2BFF393D" w14:textId="0C0B7A01">
            <w:pPr>
              <w:rPr>
                <w:b w:val="0"/>
                <w:bCs w:val="0"/>
              </w:rPr>
            </w:pPr>
            <w:ins w:author="Rajal Ajai" w:date="2026-05-29T20:17:00Z" w16du:dateUtc="2026-05-29T20:17:59Z" w:id="53">
              <w:r>
                <w:rPr>
                  <w:b w:val="0"/>
                  <w:bCs w:val="0"/>
                </w:rPr>
                <w:t xml:space="preserve">Catalyst </w:t>
              </w:r>
            </w:ins>
            <w:ins w:author="Rajal Ajai" w:date="2026-05-29T20:18:00Z" w16du:dateUtc="2026-05-29T20:18:06Z" w:id="54">
              <w:r>
                <w:rPr>
                  <w:b w:val="0"/>
                  <w:bCs w:val="0"/>
                </w:rPr>
                <w:t>Mobile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6D21A7DB" w:rsidP="6D21A7DB" w:rsidRDefault="6D21A7DB" w14:paraId="5B5AB194" w14:textId="159AE0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6D21A7DB" w:rsidP="6D21A7DB" w:rsidRDefault="6D21A7DB" w14:paraId="62F52EC1" w14:textId="125A1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3C5F065B" w:rsidTr="0ACEA6D8" w14:paraId="5B7DD57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="729D2578" w:rsidP="3C5F065B" w:rsidRDefault="0BA069BD" w14:paraId="4858D6C4" w14:textId="19F758C0">
            <w:pPr>
              <w:rPr>
                <w:b w:val="0"/>
                <w:bCs w:val="0"/>
              </w:rPr>
            </w:pPr>
            <w:commentRangeStart w:id="55"/>
            <w:commentRangeStart w:id="2020721578"/>
            <w:r>
              <w:rPr>
                <w:b w:val="0"/>
                <w:bCs w:val="0"/>
              </w:rPr>
              <w:t>Catalyst Design ( Authoring tool )</w:t>
            </w:r>
            <w:commentRangeEnd w:id="55"/>
            <w:r w:rsidR="729D2578">
              <w:rPr>
                <w:rStyle w:val="CommentReference"/>
                <w:b w:val="0"/>
                <w:bCs w:val="0"/>
                <w:sz w:val="22"/>
                <w:szCs w:val="22"/>
              </w:rPr>
              <w:commentReference w:id="55"/>
            </w:r>
            <w:commentRangeEnd w:id="2020721578"/>
            <w:r>
              <w:rPr>
                <w:rStyle w:val="CommentReference"/>
              </w:rPr>
              <w:commentReference w:id="2020721578"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3C5F065B" w:rsidP="3C5F065B" w:rsidRDefault="3C5F065B" w14:paraId="241A5294" w14:textId="094145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C5F065B" w:rsidP="3C5F065B" w:rsidRDefault="3C5F065B" w14:paraId="1703DC51" w14:textId="3C5B2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3C5F065B" w:rsidTr="0ACEA6D8" w14:paraId="1D9D6E8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5" w:type="dxa"/>
            <w:tcMar/>
          </w:tcPr>
          <w:p w:rsidR="729D2578" w:rsidP="0ACEA6D8" w:rsidRDefault="729D2578" w14:paraId="2382D18D" w14:textId="039CE49C">
            <w:pPr>
              <w:rPr>
                <w:b w:val="0"/>
                <w:bCs w:val="0"/>
                <w:strike w:val="1"/>
              </w:rPr>
            </w:pPr>
            <w:commentRangeStart w:id="59"/>
            <w:commentRangeStart w:id="1745418407"/>
            <w:r w:rsidRPr="0ACEA6D8" w:rsidR="729D2578">
              <w:rPr>
                <w:b w:val="0"/>
                <w:bCs w:val="0"/>
                <w:strike w:val="1"/>
              </w:rPr>
              <w:t xml:space="preserve">Digital Asset </w:t>
            </w:r>
            <w:r w:rsidRPr="0ACEA6D8" w:rsidR="00411783">
              <w:rPr>
                <w:b w:val="0"/>
                <w:bCs w:val="0"/>
                <w:strike w:val="1"/>
              </w:rPr>
              <w:t>M</w:t>
            </w:r>
            <w:r w:rsidRPr="0ACEA6D8" w:rsidR="644F9697">
              <w:rPr>
                <w:b w:val="0"/>
                <w:bCs w:val="0"/>
                <w:strike w:val="1"/>
              </w:rPr>
              <w:t>anagement</w:t>
            </w:r>
            <w:commentRangeEnd w:id="59"/>
            <w:r>
              <w:rPr>
                <w:rStyle w:val="CommentReference"/>
              </w:rPr>
              <w:commentReference w:id="59"/>
            </w:r>
            <w:commentRangeEnd w:id="1745418407"/>
            <w:r>
              <w:rPr>
                <w:rStyle w:val="CommentReference"/>
              </w:rPr>
              <w:commentReference w:id="1745418407"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3C5F065B" w:rsidP="3C5F065B" w:rsidRDefault="3C5F065B" w14:paraId="1986E5F7" w14:textId="340480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C5F065B" w:rsidP="3C5F065B" w:rsidRDefault="3C5F065B" w14:paraId="7BB0A8A5" w14:textId="056EA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4D479251" w:rsidP="4D479251" w:rsidRDefault="4D479251" w14:paraId="07D2F904" w14:textId="7083C388">
      <w:pPr>
        <w:rPr>
          <w:ins w:author="Harpreet Saluja" w:date="2026-05-29T18:20:00Z" w16du:dateUtc="2026-05-29T18:20:45Z" w:id="61"/>
        </w:rPr>
      </w:pPr>
    </w:p>
    <w:p w:rsidR="08609A01" w:rsidP="6D21A7DB" w:rsidRDefault="08609A01" w14:paraId="54034346" w14:textId="01CEA068">
      <w:pPr>
        <w:pStyle w:val="Heading1"/>
      </w:pPr>
      <w:r>
        <w:t>Out of Scope</w:t>
      </w:r>
      <w:r w:rsidR="00AC716D">
        <w:t xml:space="preserve"> for </w:t>
      </w:r>
      <w:r w:rsidR="00C33EA6">
        <w:t xml:space="preserve">Client </w:t>
      </w:r>
      <w:r w:rsidR="00BC0D0F">
        <w:t>Admin</w:t>
      </w:r>
      <w:r w:rsidR="00AC716D">
        <w:t xml:space="preserve"> Activity Tracking</w:t>
      </w:r>
    </w:p>
    <w:p w:rsidR="08609A01" w:rsidP="6D21A7DB" w:rsidRDefault="08609A01" w14:paraId="19DB80E3" w14:textId="4C2EA4A7">
      <w:r>
        <w:t xml:space="preserve">User activity for following products is not tracked as Pendo only tracks </w:t>
      </w:r>
      <w:r w:rsidR="00222A2E">
        <w:t>a</w:t>
      </w:r>
      <w:r>
        <w:t xml:space="preserve">dmin </w:t>
      </w:r>
      <w:r w:rsidR="002B6422">
        <w:t>activity</w:t>
      </w:r>
      <w:r w:rsidR="00E85074">
        <w:t xml:space="preserve"> on Catalyst </w:t>
      </w:r>
      <w:r w:rsidR="0063312C">
        <w:t>site</w:t>
      </w:r>
      <w:r>
        <w:t>.</w:t>
      </w:r>
    </w:p>
    <w:p w:rsidR="08609A01" w:rsidP="6D21A7DB" w:rsidRDefault="0F1C7E96" w14:paraId="518E4437" w14:textId="5AC8FC48">
      <w:pPr>
        <w:pStyle w:val="ListParagraph"/>
        <w:numPr>
          <w:ilvl w:val="0"/>
          <w:numId w:val="1"/>
        </w:numPr>
      </w:pPr>
      <w:r>
        <w:t xml:space="preserve">Reach: User </w:t>
      </w:r>
      <w:r w:rsidR="08609A01">
        <w:t>Console</w:t>
      </w:r>
    </w:p>
    <w:p w:rsidR="08609A01" w:rsidP="6D21A7DB" w:rsidRDefault="7A4323F0" w14:paraId="078FE739" w14:textId="2D853BD9">
      <w:pPr>
        <w:pStyle w:val="ListParagraph"/>
        <w:numPr>
          <w:ilvl w:val="0"/>
          <w:numId w:val="1"/>
        </w:numPr>
      </w:pPr>
      <w:r>
        <w:t>Managers'</w:t>
      </w:r>
      <w:r w:rsidR="08609A01">
        <w:t xml:space="preserve"> Report</w:t>
      </w:r>
    </w:p>
    <w:p w:rsidR="6029B38E" w:rsidP="6D21A7DB" w:rsidRDefault="6029B38E" w14:paraId="55703205" w14:textId="58121070">
      <w:pPr>
        <w:pStyle w:val="ListParagraph"/>
        <w:numPr>
          <w:ilvl w:val="0"/>
          <w:numId w:val="1"/>
        </w:numPr>
      </w:pPr>
      <w:r>
        <w:t>Smart Code (WP admin)</w:t>
      </w:r>
    </w:p>
    <w:p w:rsidR="6029B38E" w:rsidP="6D21A7DB" w:rsidRDefault="6029B38E" w14:paraId="0B78223B" w14:textId="302A50CD">
      <w:pPr>
        <w:pStyle w:val="ListParagraph"/>
        <w:numPr>
          <w:ilvl w:val="0"/>
          <w:numId w:val="1"/>
        </w:numPr>
      </w:pPr>
      <w:r>
        <w:t>Mobile App</w:t>
      </w:r>
    </w:p>
    <w:sectPr w:rsidR="6029B38E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RA" w:author="Rajal Ajai" w:date="2026-05-29T15:15:00Z" w:id="4">
    <w:p w:rsidR="004A750D" w:rsidP="004A750D" w:rsidRDefault="004A750D" w14:paraId="56848CB2" w14:textId="518A7CCA">
      <w:r>
        <w:rPr>
          <w:rStyle w:val="CommentReference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"mailto:mudassar.khanzada@lrn.com"</w:instrText>
      </w:r>
      <w:bookmarkStart w:name="_@_78DCDF53D23F624FAA81DB25AD6B0158Z" w:id="5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5"/>
      <w:r w:rsidRPr="004A750D">
        <w:rPr>
          <w:rStyle w:val="Mention"/>
          <w:noProof/>
          <w:sz w:val="20"/>
          <w:szCs w:val="20"/>
        </w:rPr>
        <w:t>@Mudassar Khanzada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"mailto:karan.kotkar@lrn.com"</w:instrText>
      </w:r>
      <w:bookmarkStart w:name="_@_36233C27A2DFCC44AB70FEF52497B8E9Z" w:id="6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6"/>
      <w:r w:rsidRPr="004A750D">
        <w:rPr>
          <w:rStyle w:val="Mention"/>
          <w:noProof/>
          <w:sz w:val="20"/>
          <w:szCs w:val="20"/>
        </w:rPr>
        <w:t>@Karan Anant Kotkar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please get the roles updated by Neetesh /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"mailto:Bhavin.Gala@lrn.com"</w:instrText>
      </w:r>
      <w:bookmarkStart w:name="_@_39B0A8C0C68E0C4291BCE9A3DB425E9CZ" w:id="7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7"/>
      <w:r w:rsidRPr="004A750D">
        <w:rPr>
          <w:rStyle w:val="Mention"/>
          <w:noProof/>
          <w:sz w:val="20"/>
          <w:szCs w:val="20"/>
        </w:rPr>
        <w:t>@Bhavin Gala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. CC: </w:t>
      </w:r>
      <w:r>
        <w:fldChar w:fldCharType="begin"/>
      </w:r>
      <w:r>
        <w:instrText>HYPERLINK "mailto:harpreet.saluja@lrn.com"</w:instrText>
      </w:r>
      <w:bookmarkStart w:name="_@_1ED91C0DBCC68143BD4EF0CCA71FD3E8Z" w:id="8"/>
      <w:r>
        <w:fldChar w:fldCharType="separate"/>
      </w:r>
      <w:bookmarkEnd w:id="8"/>
      <w:r w:rsidRPr="004A750D">
        <w:rPr>
          <w:rStyle w:val="Mention"/>
          <w:noProof/>
        </w:rPr>
        <w:t>@Harpreet Saluja</w:t>
      </w:r>
      <w:r>
        <w:fldChar w:fldCharType="end"/>
      </w:r>
    </w:p>
  </w:comment>
  <w:comment w:initials="RA" w:author="Rajal Ajai" w:date="2026-03-25T15:34:00Z" w:id="18">
    <w:p w:rsidR="0064052C" w:rsidRDefault="0064052C" w14:paraId="4622A16C" w14:textId="118F82E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"mailto:neetesh.vishwakarma@lrn.com"</w:instrText>
      </w:r>
      <w:bookmarkStart w:name="_@_457AF15868C64DE7B17060AE9E22846BZ" w:id="20"/>
      <w:r>
        <w:fldChar w:fldCharType="separate"/>
      </w:r>
      <w:bookmarkEnd w:id="20"/>
      <w:r w:rsidRPr="0EDD1A8B">
        <w:rPr>
          <w:rStyle w:val="Mention"/>
          <w:noProof/>
        </w:rPr>
        <w:t>@Neetesh Vishwakarma</w:t>
      </w:r>
      <w:r>
        <w:fldChar w:fldCharType="end"/>
      </w:r>
      <w:r w:rsidRPr="40AAD8A6">
        <w:t xml:space="preserve"> hi tagging you to this file as Content Manager TL is the reviewer for all Pendo related work. CC: </w:t>
      </w:r>
      <w:r>
        <w:fldChar w:fldCharType="begin"/>
      </w:r>
      <w:r>
        <w:instrText xml:space="preserve"> HYPERLINK "mailto:clint.crasto@lrn.com"</w:instrText>
      </w:r>
      <w:bookmarkStart w:name="_@_010669C6CDF34207847603D1849E2C07Z" w:id="21"/>
      <w:r>
        <w:fldChar w:fldCharType="separate"/>
      </w:r>
      <w:bookmarkEnd w:id="21"/>
      <w:r w:rsidRPr="7B02B675">
        <w:rPr>
          <w:rStyle w:val="Mention"/>
          <w:noProof/>
        </w:rPr>
        <w:t>@Clint Crasto</w:t>
      </w:r>
      <w:r>
        <w:fldChar w:fldCharType="end"/>
      </w:r>
      <w:r w:rsidRPr="13D8E13E">
        <w:t xml:space="preserve"> </w:t>
      </w:r>
      <w:r>
        <w:fldChar w:fldCharType="begin"/>
      </w:r>
      <w:r>
        <w:instrText xml:space="preserve"> HYPERLINK "mailto:mudassar.khanzada@lrn.com"</w:instrText>
      </w:r>
      <w:bookmarkStart w:name="_@_7B2CA358844845DFADA31AD55A61109AZ" w:id="22"/>
      <w:r>
        <w:fldChar w:fldCharType="separate"/>
      </w:r>
      <w:bookmarkEnd w:id="22"/>
      <w:r w:rsidRPr="0A0C69FB">
        <w:rPr>
          <w:rStyle w:val="Mention"/>
          <w:noProof/>
        </w:rPr>
        <w:t>@Mudassar Khanzada</w:t>
      </w:r>
      <w:r>
        <w:fldChar w:fldCharType="end"/>
      </w:r>
      <w:r w:rsidRPr="7C13B2E8">
        <w:t xml:space="preserve"> </w:t>
      </w:r>
      <w:r>
        <w:fldChar w:fldCharType="begin"/>
      </w:r>
      <w:r>
        <w:instrText xml:space="preserve"> HYPERLINK "mailto:Bhavin.Gala@lrn.com"</w:instrText>
      </w:r>
      <w:bookmarkStart w:name="_@_4AD6D5112BE340168A9940F9F9A05DE1Z" w:id="23"/>
      <w:r>
        <w:fldChar w:fldCharType="separate"/>
      </w:r>
      <w:bookmarkEnd w:id="23"/>
      <w:r w:rsidRPr="5E5DDEDC">
        <w:rPr>
          <w:rStyle w:val="Mention"/>
          <w:noProof/>
        </w:rPr>
        <w:t>@Bhavin Gala</w:t>
      </w:r>
      <w:r>
        <w:fldChar w:fldCharType="end"/>
      </w:r>
      <w:r w:rsidRPr="6A8248AD">
        <w:t xml:space="preserve"> </w:t>
      </w:r>
    </w:p>
  </w:comment>
  <w:comment w:initials="RA" w:author="Rajal Ajai" w:date="2026-05-29T15:20:00Z" w:id="19">
    <w:p w:rsidR="00FD1B8C" w:rsidP="00FD1B8C" w:rsidRDefault="00FD1B8C" w14:paraId="78F53C54" w14:textId="0EF783E0">
      <w:r>
        <w:rPr>
          <w:rStyle w:val="CommentReference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"mailto:neetesh.vishwakarma@lrn.com"</w:instrText>
      </w:r>
      <w:bookmarkStart w:name="_@_5A2D6A6F8A8CD441B45A7AE40F1A76D7Z" w:id="24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24"/>
      <w:r w:rsidRPr="00FD1B8C">
        <w:rPr>
          <w:rStyle w:val="Mention"/>
          <w:noProof/>
          <w:sz w:val="20"/>
          <w:szCs w:val="20"/>
        </w:rPr>
        <w:t>@Neetesh Vishwakarma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"mailto:mudassar.khanzada@lrn.com"</w:instrText>
      </w:r>
      <w:bookmarkStart w:name="_@_A23A5A7F02C85841A3D94FF93DE02312Z" w:id="25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25"/>
      <w:r w:rsidRPr="00FD1B8C">
        <w:rPr>
          <w:rStyle w:val="Mention"/>
          <w:noProof/>
          <w:sz w:val="20"/>
          <w:szCs w:val="20"/>
        </w:rPr>
        <w:t>@Mudassar Khanzada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request you to do an annual review on the technical details. Please confirm once done. Thanks. </w:t>
      </w:r>
    </w:p>
  </w:comment>
  <w:comment w:initials="RA" w:author="Rajal Ajai" w:date="2026-03-25T15:35:00Z" w:id="11">
    <w:p w:rsidR="0064052C" w:rsidRDefault="0064052C" w14:paraId="724243FF" w14:textId="2360624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"mailto:shemal.shah@lrn.com"</w:instrText>
      </w:r>
      <w:bookmarkStart w:name="_@_800C4D18A95543C7830AE7D278A0DD17Z" w:id="26"/>
      <w:r>
        <w:fldChar w:fldCharType="separate"/>
      </w:r>
      <w:bookmarkEnd w:id="26"/>
      <w:r w:rsidRPr="4B0C59C1">
        <w:rPr>
          <w:rStyle w:val="Mention"/>
          <w:noProof/>
        </w:rPr>
        <w:t>@Shemal Shah</w:t>
      </w:r>
      <w:r>
        <w:fldChar w:fldCharType="end"/>
      </w:r>
      <w:r w:rsidRPr="41D9B877">
        <w:t xml:space="preserve"> pls connect with </w:t>
      </w:r>
      <w:r>
        <w:fldChar w:fldCharType="begin"/>
      </w:r>
      <w:r>
        <w:instrText xml:space="preserve"> HYPERLINK "mailto:rajashekar.arroju@lrn.com"</w:instrText>
      </w:r>
      <w:bookmarkStart w:name="_@_178DB546FDF144F4B5DEF6DBB7690329Z" w:id="27"/>
      <w:r>
        <w:fldChar w:fldCharType="separate"/>
      </w:r>
      <w:bookmarkEnd w:id="27"/>
      <w:r w:rsidRPr="02B8B06B">
        <w:rPr>
          <w:rStyle w:val="Mention"/>
          <w:noProof/>
        </w:rPr>
        <w:t>@Rajashekar Arroju</w:t>
      </w:r>
      <w:r>
        <w:fldChar w:fldCharType="end"/>
      </w:r>
      <w:r w:rsidRPr="14638CB4">
        <w:t xml:space="preserve"> and </w:t>
      </w:r>
      <w:r>
        <w:fldChar w:fldCharType="begin"/>
      </w:r>
      <w:r>
        <w:instrText xml:space="preserve"> HYPERLINK "mailto:neetesh.vishwakarma@lrn.com"</w:instrText>
      </w:r>
      <w:bookmarkStart w:name="_@_0E38996AC0BD4210B049458981647105Z" w:id="28"/>
      <w:r>
        <w:fldChar w:fldCharType="separate"/>
      </w:r>
      <w:bookmarkEnd w:id="28"/>
      <w:r w:rsidRPr="5D9083BC">
        <w:rPr>
          <w:rStyle w:val="Mention"/>
          <w:noProof/>
        </w:rPr>
        <w:t>@Neetesh Vishwakarma</w:t>
      </w:r>
      <w:r>
        <w:fldChar w:fldCharType="end"/>
      </w:r>
      <w:r w:rsidRPr="4D2502A5">
        <w:t xml:space="preserve"> for pendo code questions. In Design I have noticed that PEndo is not initializing. For DAM it may face same issues. </w:t>
      </w:r>
    </w:p>
  </w:comment>
  <w:comment w:initials="SS" w:author="Shemal Shah" w:date="2026-03-26T15:35:00Z" w:id="12">
    <w:p w:rsidR="0064052C" w:rsidRDefault="0064052C" w14:paraId="0EAF1A62" w14:textId="0425F283">
      <w:pPr>
        <w:pStyle w:val="CommentText"/>
      </w:pPr>
      <w:r>
        <w:rPr>
          <w:rStyle w:val="CommentReference"/>
        </w:rPr>
        <w:annotationRef/>
      </w:r>
      <w:r w:rsidRPr="4D3224F4">
        <w:t>Thanks Rajal, i will connect with them. After looking at the table below i noticed its only for Customizer.</w:t>
      </w:r>
    </w:p>
    <w:p w:rsidR="0064052C" w:rsidRDefault="0064052C" w14:paraId="596CC4D9" w14:textId="5510DB37">
      <w:pPr>
        <w:pStyle w:val="CommentText"/>
      </w:pPr>
    </w:p>
    <w:p w:rsidR="0064052C" w:rsidRDefault="0064052C" w14:paraId="765F2147" w14:textId="4208FB52">
      <w:pPr>
        <w:pStyle w:val="CommentText"/>
      </w:pPr>
      <w:r>
        <w:fldChar w:fldCharType="begin"/>
      </w:r>
      <w:r>
        <w:instrText xml:space="preserve"> HYPERLINK "mailto:rajashekar.arroju@lrn.com"</w:instrText>
      </w:r>
      <w:bookmarkStart w:name="_@_3957620BD05C4E4DB5241A6C580000AFZ" w:id="29"/>
      <w:r>
        <w:fldChar w:fldCharType="separate"/>
      </w:r>
      <w:bookmarkEnd w:id="29"/>
      <w:r w:rsidRPr="79A4C6E3">
        <w:rPr>
          <w:rStyle w:val="Mention"/>
          <w:noProof/>
        </w:rPr>
        <w:t>@Rajashekar Arroju</w:t>
      </w:r>
      <w:r>
        <w:fldChar w:fldCharType="end"/>
      </w:r>
      <w:r w:rsidRPr="333BE259">
        <w:t xml:space="preserve"> , </w:t>
      </w:r>
      <w:r>
        <w:fldChar w:fldCharType="begin"/>
      </w:r>
      <w:r>
        <w:instrText xml:space="preserve"> HYPERLINK "mailto:neetesh.vishwakarma@lrn.com"</w:instrText>
      </w:r>
      <w:bookmarkStart w:name="_@_DBF5EEB08FE8492895C8ECFFF071630AZ" w:id="30"/>
      <w:r>
        <w:fldChar w:fldCharType="separate"/>
      </w:r>
      <w:bookmarkEnd w:id="30"/>
      <w:r w:rsidRPr="3897DE04">
        <w:rPr>
          <w:rStyle w:val="Mention"/>
          <w:noProof/>
        </w:rPr>
        <w:t>@Neetesh Vishwakarma</w:t>
      </w:r>
      <w:r>
        <w:fldChar w:fldCharType="end"/>
      </w:r>
      <w:r w:rsidRPr="2B365F23">
        <w:t xml:space="preserve"> , </w:t>
      </w:r>
      <w:r>
        <w:fldChar w:fldCharType="begin"/>
      </w:r>
      <w:r>
        <w:instrText xml:space="preserve"> HYPERLINK "mailto:prasad.talpade@lrn.com"</w:instrText>
      </w:r>
      <w:bookmarkStart w:name="_@_D9C93BCB06854EBAB3E08EB920784E58Z" w:id="31"/>
      <w:r>
        <w:fldChar w:fldCharType="separate"/>
      </w:r>
      <w:bookmarkEnd w:id="31"/>
      <w:r w:rsidRPr="641D6B3D">
        <w:rPr>
          <w:rStyle w:val="Mention"/>
          <w:noProof/>
        </w:rPr>
        <w:t>@Prasad Talpade</w:t>
      </w:r>
      <w:r>
        <w:fldChar w:fldCharType="end"/>
      </w:r>
      <w:r w:rsidRPr="20BFD31E">
        <w:t xml:space="preserve"> could you confirm we have PENDO tracking for internal authoring tool?</w:t>
      </w:r>
    </w:p>
    <w:p w:rsidR="0064052C" w:rsidRDefault="0064052C" w14:paraId="29B804AA" w14:textId="024583A3">
      <w:pPr>
        <w:pStyle w:val="CommentText"/>
      </w:pPr>
    </w:p>
    <w:p w:rsidR="0064052C" w:rsidRDefault="0064052C" w14:paraId="2CD31F10" w14:textId="221BF9F9">
      <w:pPr>
        <w:pStyle w:val="CommentText"/>
      </w:pPr>
      <w:r w:rsidRPr="3906C2A7">
        <w:t xml:space="preserve">CC: </w:t>
      </w:r>
      <w:r>
        <w:fldChar w:fldCharType="begin"/>
      </w:r>
      <w:r>
        <w:instrText xml:space="preserve"> HYPERLINK "mailto:damodhar.meshram@lrn.com"</w:instrText>
      </w:r>
      <w:bookmarkStart w:name="_@_950A5324D9FF472C8938529BA1B92F7EZ" w:id="32"/>
      <w:r>
        <w:fldChar w:fldCharType="separate"/>
      </w:r>
      <w:bookmarkEnd w:id="32"/>
      <w:r w:rsidRPr="1DF85452">
        <w:rPr>
          <w:rStyle w:val="Mention"/>
          <w:noProof/>
        </w:rPr>
        <w:t>@Damodhar Meshram</w:t>
      </w:r>
      <w:r>
        <w:fldChar w:fldCharType="end"/>
      </w:r>
      <w:r w:rsidRPr="0CDA5DE7">
        <w:t xml:space="preserve">  </w:t>
      </w:r>
      <w:r>
        <w:fldChar w:fldCharType="begin"/>
      </w:r>
      <w:r>
        <w:instrText xml:space="preserve"> HYPERLINK "mailto:karan.mangtani@lrn.com"</w:instrText>
      </w:r>
      <w:bookmarkStart w:name="_@_3447148F01424701B73C1DA029A9A746Z" w:id="33"/>
      <w:r>
        <w:fldChar w:fldCharType="separate"/>
      </w:r>
      <w:bookmarkEnd w:id="33"/>
      <w:r w:rsidRPr="071129D1">
        <w:rPr>
          <w:rStyle w:val="Mention"/>
          <w:noProof/>
        </w:rPr>
        <w:t>@Karan Mangtani</w:t>
      </w:r>
      <w:r>
        <w:fldChar w:fldCharType="end"/>
      </w:r>
      <w:r w:rsidRPr="7759D4A4">
        <w:t xml:space="preserve">  can we check how we can incoporate it with DAM?</w:t>
      </w:r>
    </w:p>
  </w:comment>
  <w:comment w:initials="KM" w:author="Karan Mangtani" w:date="2026-03-26T16:21:00Z" w:id="13">
    <w:p w:rsidR="0064052C" w:rsidRDefault="0064052C" w14:paraId="60AD1F78" w14:textId="1246769C">
      <w:pPr>
        <w:pStyle w:val="CommentText"/>
      </w:pPr>
      <w:r>
        <w:rPr>
          <w:rStyle w:val="CommentReference"/>
        </w:rPr>
        <w:annotationRef/>
      </w:r>
      <w:r w:rsidRPr="49B0BEF5">
        <w:t xml:space="preserve"> Shemal If design tool has pendo initialised than DAM should also have same by default</w:t>
      </w:r>
    </w:p>
  </w:comment>
  <w:comment w:initials="NV" w:author="Neetesh Vishwakarma" w:date="2026-03-26T17:43:00Z" w:id="14">
    <w:p w:rsidR="0064052C" w:rsidRDefault="0064052C" w14:paraId="56CC9B05" w14:textId="78C777BA">
      <w:pPr>
        <w:pStyle w:val="CommentText"/>
      </w:pPr>
      <w:r>
        <w:rPr>
          <w:rStyle w:val="CommentReference"/>
        </w:rPr>
        <w:annotationRef/>
      </w:r>
      <w:r w:rsidRPr="0ECA8434">
        <w:t xml:space="preserve">Hi Shemal, </w:t>
      </w:r>
    </w:p>
    <w:p w:rsidR="0064052C" w:rsidRDefault="0064052C" w14:paraId="1C25338F" w14:textId="6DDF9A17">
      <w:pPr>
        <w:pStyle w:val="CommentText"/>
      </w:pPr>
      <w:r w:rsidRPr="000A7AC4">
        <w:t xml:space="preserve">As discussed, CAT has a separate Pendo initialization compared to other applications (Reach/Catalyst). If it is not initializing, please check with the CAT team - </w:t>
      </w:r>
    </w:p>
    <w:p w:rsidR="0064052C" w:rsidRDefault="0064052C" w14:paraId="16DE2310" w14:textId="75C3C2D1">
      <w:pPr>
        <w:pStyle w:val="CommentText"/>
      </w:pPr>
    </w:p>
    <w:p w:rsidR="0064052C" w:rsidRDefault="0064052C" w14:paraId="672B9BC0" w14:textId="56BBBB72">
      <w:pPr>
        <w:pStyle w:val="CommentText"/>
      </w:pPr>
      <w:r w:rsidRPr="65EF933D">
        <w:t xml:space="preserve">Also, please note that LRN users are excluded from Pendo initialization. If you want those user should get track then please check with Harpeet Saluja </w:t>
      </w:r>
    </w:p>
  </w:comment>
  <w:comment w:initials="RA" w:author="Rajal Ajai" w:date="2026-03-26T16:01:00Z" w:id="15">
    <w:p w:rsidR="0064052C" w:rsidRDefault="0064052C" w14:paraId="4DA98190" w14:textId="3104DFD2">
      <w:pPr>
        <w:pStyle w:val="CommentText"/>
      </w:pPr>
      <w:r>
        <w:rPr>
          <w:rStyle w:val="CommentReference"/>
        </w:rPr>
        <w:annotationRef/>
      </w:r>
      <w:r w:rsidRPr="125FED7F">
        <w:t xml:space="preserve">Thanks Neetesh. </w:t>
      </w:r>
      <w:r>
        <w:fldChar w:fldCharType="begin"/>
      </w:r>
      <w:r>
        <w:instrText xml:space="preserve"> HYPERLINK "mailto:shemal.shah@lrn.com"</w:instrText>
      </w:r>
      <w:bookmarkStart w:name="_@_B3E8124B5AF64C3E87DB67A2B9CEEFCDZ" w:id="34"/>
      <w:r>
        <w:fldChar w:fldCharType="separate"/>
      </w:r>
      <w:bookmarkEnd w:id="34"/>
      <w:r w:rsidRPr="55C2E75B">
        <w:rPr>
          <w:rStyle w:val="Mention"/>
          <w:noProof/>
        </w:rPr>
        <w:t>@Shemal Shah</w:t>
      </w:r>
      <w:r>
        <w:fldChar w:fldCharType="end"/>
      </w:r>
      <w:r w:rsidRPr="2D6BA08F">
        <w:t xml:space="preserve"> Please have </w:t>
      </w:r>
      <w:r>
        <w:fldChar w:fldCharType="begin"/>
      </w:r>
      <w:r>
        <w:instrText xml:space="preserve"> HYPERLINK "mailto:rajashekar.arroju@lrn.com"</w:instrText>
      </w:r>
      <w:bookmarkStart w:name="_@_D3151C4CE46D4992BA5A16EE7272C1D3Z" w:id="35"/>
      <w:r>
        <w:fldChar w:fldCharType="separate"/>
      </w:r>
      <w:bookmarkEnd w:id="35"/>
      <w:r w:rsidRPr="246CC01A">
        <w:rPr>
          <w:rStyle w:val="Mention"/>
          <w:noProof/>
        </w:rPr>
        <w:t>@Rajashekar Arroju</w:t>
      </w:r>
      <w:r>
        <w:fldChar w:fldCharType="end"/>
      </w:r>
      <w:r w:rsidRPr="71212013">
        <w:t xml:space="preserve"> and </w:t>
      </w:r>
      <w:r>
        <w:fldChar w:fldCharType="begin"/>
      </w:r>
      <w:r>
        <w:instrText xml:space="preserve"> HYPERLINK "mailto:prasad.talpade@lrn.com"</w:instrText>
      </w:r>
      <w:bookmarkStart w:name="_@_DCDB1876E6EA412C9A40603F316914D6Z" w:id="36"/>
      <w:r>
        <w:fldChar w:fldCharType="separate"/>
      </w:r>
      <w:bookmarkEnd w:id="36"/>
      <w:r w:rsidRPr="62D36D07">
        <w:rPr>
          <w:rStyle w:val="Mention"/>
          <w:noProof/>
        </w:rPr>
        <w:t>@Prasad Talpade</w:t>
      </w:r>
      <w:r>
        <w:fldChar w:fldCharType="end"/>
      </w:r>
      <w:r w:rsidRPr="606FE9F8">
        <w:t xml:space="preserve"> confirm on Pendo code they installed in Sep 2024. See table on the last sheet. Reassigning to Raja. </w:t>
      </w:r>
    </w:p>
  </w:comment>
  <w:comment w:initials="SS" w:author="Shemal Shah" w:date="2026-03-27T15:40:00Z" w:id="16">
    <w:p w:rsidR="0064052C" w:rsidRDefault="0064052C" w14:paraId="045473D4" w14:textId="106A1197">
      <w:pPr>
        <w:pStyle w:val="CommentText"/>
      </w:pPr>
      <w:r>
        <w:rPr>
          <w:rStyle w:val="CommentReference"/>
        </w:rPr>
        <w:annotationRef/>
      </w:r>
      <w:r w:rsidRPr="7632C27B">
        <w:t xml:space="preserve">Thanks Rajal and Neetesh. I will set up a call with </w:t>
      </w:r>
      <w:r>
        <w:fldChar w:fldCharType="begin"/>
      </w:r>
      <w:r>
        <w:instrText xml:space="preserve"> HYPERLINK "mailto:rajashekar.arroju@lrn.com"</w:instrText>
      </w:r>
      <w:bookmarkStart w:name="_@_0FCC45F29CD34C30A4EE9ADC06A471BEZ" w:id="37"/>
      <w:r>
        <w:fldChar w:fldCharType="separate"/>
      </w:r>
      <w:bookmarkEnd w:id="37"/>
      <w:r w:rsidRPr="7CE5D367">
        <w:rPr>
          <w:rStyle w:val="Mention"/>
          <w:noProof/>
        </w:rPr>
        <w:t>@Rajashekar Arroju</w:t>
      </w:r>
      <w:r>
        <w:fldChar w:fldCharType="end"/>
      </w:r>
      <w:r w:rsidRPr="07C1CE9F">
        <w:t xml:space="preserve">, </w:t>
      </w:r>
      <w:r>
        <w:fldChar w:fldCharType="begin"/>
      </w:r>
      <w:r>
        <w:instrText xml:space="preserve"> HYPERLINK "mailto:prasad.talpade@lrn.com"</w:instrText>
      </w:r>
      <w:bookmarkStart w:name="_@_B7360658DA1B4C2E819CC3CC8B8F88FAZ" w:id="38"/>
      <w:r>
        <w:fldChar w:fldCharType="separate"/>
      </w:r>
      <w:bookmarkEnd w:id="38"/>
      <w:r w:rsidRPr="085845AA">
        <w:rPr>
          <w:rStyle w:val="Mention"/>
          <w:noProof/>
        </w:rPr>
        <w:t>@Prasad Talpade</w:t>
      </w:r>
      <w:r>
        <w:fldChar w:fldCharType="end"/>
      </w:r>
      <w:r w:rsidRPr="7884135D">
        <w:t xml:space="preserve"> to get this discussed.</w:t>
      </w:r>
    </w:p>
    <w:p w:rsidR="0064052C" w:rsidRDefault="0064052C" w14:paraId="1FB3E090" w14:textId="42115F0E">
      <w:pPr>
        <w:pStyle w:val="CommentText"/>
      </w:pPr>
      <w:r w:rsidRPr="6A6FFAB3">
        <w:t>Will also loop in Harpreet as we will definitely need to add LRN users for the internal sites.</w:t>
      </w:r>
    </w:p>
    <w:p w:rsidR="0064052C" w:rsidRDefault="0064052C" w14:paraId="0F02718C" w14:textId="65CE715C">
      <w:pPr>
        <w:pStyle w:val="CommentText"/>
      </w:pPr>
      <w:r w:rsidRPr="51BF4B40">
        <w:t>Thank you!</w:t>
      </w:r>
    </w:p>
    <w:p w:rsidR="0064052C" w:rsidRDefault="0064052C" w14:paraId="45867980" w14:textId="62BCD650">
      <w:pPr>
        <w:pStyle w:val="CommentText"/>
      </w:pPr>
      <w:r w:rsidRPr="4607D939">
        <w:t xml:space="preserve"> </w:t>
      </w:r>
    </w:p>
  </w:comment>
  <w:comment w:initials="RA" w:author="Rajashekar Arroju" w:date="2026-03-27T16:33:00Z" w:id="17">
    <w:p w:rsidR="0064052C" w:rsidRDefault="0064052C" w14:paraId="79BD98ED" w14:textId="46DF588D">
      <w:pPr>
        <w:pStyle w:val="CommentText"/>
      </w:pPr>
      <w:r>
        <w:rPr>
          <w:rStyle w:val="CommentReference"/>
        </w:rPr>
        <w:annotationRef/>
      </w:r>
      <w:r w:rsidRPr="4B154884">
        <w:t>As per the scope of the Pendo implementation in Catalyst Design:</w:t>
      </w:r>
    </w:p>
    <w:p w:rsidR="0064052C" w:rsidRDefault="0064052C" w14:paraId="30E694C2" w14:textId="11AF9E6C">
      <w:pPr>
        <w:pStyle w:val="CommentText"/>
      </w:pPr>
      <w:r w:rsidRPr="7C8DDBFB">
        <w:t xml:space="preserve">1. Only the Catalyst Design </w:t>
      </w:r>
      <w:r w:rsidRPr="11AD686F">
        <w:rPr>
          <w:b/>
          <w:bCs/>
        </w:rPr>
        <w:t>Customizer</w:t>
      </w:r>
      <w:r w:rsidRPr="5E85AD7A">
        <w:t xml:space="preserve"> role is in scope.</w:t>
      </w:r>
    </w:p>
    <w:p w:rsidR="0064052C" w:rsidRDefault="0064052C" w14:paraId="0010622C" w14:textId="34A342BE">
      <w:pPr>
        <w:pStyle w:val="CommentText"/>
      </w:pPr>
      <w:r w:rsidRPr="70B9290F">
        <w:t xml:space="preserve">2. </w:t>
      </w:r>
      <w:r w:rsidRPr="50A1553E">
        <w:rPr>
          <w:b/>
          <w:bCs/>
        </w:rPr>
        <w:t>User filtering excludes</w:t>
      </w:r>
      <w:r w:rsidRPr="18626481">
        <w:t>:</w:t>
      </w:r>
    </w:p>
    <w:p w:rsidR="0064052C" w:rsidRDefault="0064052C" w14:paraId="4D46AB3C" w14:textId="3627758D">
      <w:pPr>
        <w:pStyle w:val="CommentText"/>
      </w:pPr>
      <w:r w:rsidRPr="27F203CF">
        <w:t>1. Test users (usernames starting with test or zzzz)</w:t>
      </w:r>
    </w:p>
    <w:p w:rsidR="0064052C" w:rsidRDefault="0064052C" w14:paraId="2272C367" w14:textId="2B1E1E6A">
      <w:pPr>
        <w:pStyle w:val="CommentText"/>
      </w:pPr>
      <w:r w:rsidRPr="16137C4E">
        <w:t>2. Internal employees (email addresses containing lrn.com)</w:t>
      </w:r>
    </w:p>
    <w:p w:rsidR="0064052C" w:rsidRDefault="0064052C" w14:paraId="6C4D6CD1" w14:textId="3CBAB470">
      <w:pPr>
        <w:pStyle w:val="CommentText"/>
      </w:pPr>
      <w:r w:rsidRPr="431D3337">
        <w:t xml:space="preserve">Reference story: </w:t>
      </w:r>
      <w:hyperlink r:id="rId1">
        <w:r w:rsidRPr="2A353112">
          <w:rPr>
            <w:rStyle w:val="Hyperlink"/>
          </w:rPr>
          <w:t>https://lrnorg.atlassian.net/browse/IC-13467</w:t>
        </w:r>
      </w:hyperlink>
    </w:p>
    <w:p w:rsidR="0064052C" w:rsidRDefault="0064052C" w14:paraId="32860A89" w14:textId="332E97A6">
      <w:pPr>
        <w:pStyle w:val="CommentText"/>
      </w:pPr>
      <w:r w:rsidRPr="60ACF84E">
        <w:t>deployed to Prod on : 09 Sept 2024</w:t>
      </w:r>
    </w:p>
    <w:p w:rsidR="0064052C" w:rsidRDefault="0064052C" w14:paraId="7235EF4C" w14:textId="622E0E18">
      <w:pPr>
        <w:pStyle w:val="CommentText"/>
      </w:pPr>
    </w:p>
    <w:p w:rsidR="0064052C" w:rsidRDefault="0064052C" w14:paraId="2B38FFFB" w14:textId="394FFD1F">
      <w:pPr>
        <w:pStyle w:val="CommentText"/>
      </w:pPr>
      <w:r w:rsidRPr="38736E1D">
        <w:t xml:space="preserve">However, </w:t>
      </w:r>
      <w:r>
        <w:fldChar w:fldCharType="begin"/>
      </w:r>
      <w:r>
        <w:instrText xml:space="preserve"> HYPERLINK "mailto:shemal.shah@lrn.com"</w:instrText>
      </w:r>
      <w:bookmarkStart w:name="_@_B3621958445843E3803A14800D166AD5Z" w:id="39"/>
      <w:r>
        <w:fldChar w:fldCharType="separate"/>
      </w:r>
      <w:bookmarkEnd w:id="39"/>
      <w:r w:rsidRPr="033AEA15">
        <w:rPr>
          <w:rStyle w:val="Mention"/>
          <w:noProof/>
        </w:rPr>
        <w:t>@Shemal Shah</w:t>
      </w:r>
      <w:r>
        <w:fldChar w:fldCharType="end"/>
      </w:r>
      <w:r w:rsidRPr="5AF1EB3C">
        <w:t xml:space="preserve"> has scheduled a call to discuss this in detail and address any questions.</w:t>
      </w:r>
    </w:p>
    <w:p w:rsidR="0064052C" w:rsidRDefault="0064052C" w14:paraId="6EFBA41C" w14:textId="38E9952A">
      <w:pPr>
        <w:pStyle w:val="CommentText"/>
      </w:pPr>
    </w:p>
    <w:p w:rsidR="0064052C" w:rsidRDefault="0064052C" w14:paraId="1F609E62" w14:textId="1364135E">
      <w:pPr>
        <w:pStyle w:val="CommentText"/>
      </w:pPr>
      <w:r>
        <w:fldChar w:fldCharType="begin"/>
      </w:r>
      <w:r>
        <w:instrText xml:space="preserve"> HYPERLINK "mailto:prasad.talpade@lrn.com"</w:instrText>
      </w:r>
      <w:bookmarkStart w:name="_@_166A9470AF93475380CF1320BE3245E5Z" w:id="40"/>
      <w:r>
        <w:fldChar w:fldCharType="separate"/>
      </w:r>
      <w:bookmarkEnd w:id="40"/>
      <w:r w:rsidRPr="00610CE4">
        <w:rPr>
          <w:rStyle w:val="Mention"/>
          <w:noProof/>
        </w:rPr>
        <w:t>@Prasad Talpade</w:t>
      </w:r>
      <w:r>
        <w:fldChar w:fldCharType="end"/>
      </w:r>
      <w:r w:rsidRPr="194672EE">
        <w:t xml:space="preserve"> </w:t>
      </w:r>
      <w:r>
        <w:fldChar w:fldCharType="begin"/>
      </w:r>
      <w:r>
        <w:instrText xml:space="preserve"> HYPERLINK "mailto:rajal.ajai@lrn.com"</w:instrText>
      </w:r>
      <w:bookmarkStart w:name="_@_737103967AC04D12838B335012824F23Z" w:id="41"/>
      <w:r>
        <w:fldChar w:fldCharType="separate"/>
      </w:r>
      <w:bookmarkEnd w:id="41"/>
      <w:r w:rsidRPr="6F2DE40D">
        <w:rPr>
          <w:rStyle w:val="Mention"/>
          <w:noProof/>
        </w:rPr>
        <w:t>@Rajal Ajai</w:t>
      </w:r>
      <w:r>
        <w:fldChar w:fldCharType="end"/>
      </w:r>
      <w:r w:rsidRPr="65AEF2CA">
        <w:t xml:space="preserve"> </w:t>
      </w:r>
      <w:r>
        <w:fldChar w:fldCharType="begin"/>
      </w:r>
      <w:r>
        <w:instrText xml:space="preserve"> HYPERLINK "mailto:shemal.shah@lrn.com"</w:instrText>
      </w:r>
      <w:bookmarkStart w:name="_@_C2FE8FCD522141A79212003BE6973583Z" w:id="42"/>
      <w:r>
        <w:fldChar w:fldCharType="separate"/>
      </w:r>
      <w:bookmarkEnd w:id="42"/>
      <w:r w:rsidRPr="55773B55">
        <w:rPr>
          <w:rStyle w:val="Mention"/>
          <w:noProof/>
        </w:rPr>
        <w:t>@Shemal Shah</w:t>
      </w:r>
      <w:r>
        <w:fldChar w:fldCharType="end"/>
      </w:r>
      <w:r w:rsidRPr="0EC03FD9">
        <w:t xml:space="preserve">  </w:t>
      </w:r>
      <w:r>
        <w:fldChar w:fldCharType="begin"/>
      </w:r>
      <w:r>
        <w:instrText xml:space="preserve"> HYPERLINK "mailto:tagoresandeep.gatla@lrn.com"</w:instrText>
      </w:r>
      <w:bookmarkStart w:name="_@_19561DAAA0534109AE8D5AA19E5EDBD4Z" w:id="43"/>
      <w:r>
        <w:fldChar w:fldCharType="separate"/>
      </w:r>
      <w:bookmarkEnd w:id="43"/>
      <w:r w:rsidRPr="75E9DE99">
        <w:rPr>
          <w:rStyle w:val="Mention"/>
          <w:noProof/>
        </w:rPr>
        <w:t>@Tagore Sandeep Gatla</w:t>
      </w:r>
      <w:r>
        <w:fldChar w:fldCharType="end"/>
      </w:r>
      <w:r w:rsidRPr="181A4874">
        <w:t xml:space="preserve">  </w:t>
      </w:r>
      <w:r>
        <w:fldChar w:fldCharType="begin"/>
      </w:r>
      <w:r>
        <w:instrText xml:space="preserve"> HYPERLINK "mailto:neetesh.vishwakarma@lrn.com"</w:instrText>
      </w:r>
      <w:bookmarkStart w:name="_@_CEA903C8366E4CD69C88589F59F4E779Z" w:id="44"/>
      <w:r>
        <w:fldChar w:fldCharType="separate"/>
      </w:r>
      <w:bookmarkEnd w:id="44"/>
      <w:r w:rsidRPr="02680C1A">
        <w:rPr>
          <w:rStyle w:val="Mention"/>
          <w:noProof/>
        </w:rPr>
        <w:t>@Neetesh Vishwakarma</w:t>
      </w:r>
      <w:r>
        <w:fldChar w:fldCharType="end"/>
      </w:r>
      <w:r w:rsidRPr="053B4AA3">
        <w:t xml:space="preserve"> </w:t>
      </w:r>
    </w:p>
  </w:comment>
  <w:comment w:initials="RA" w:author="Rajal Ajai" w:date="2024-06-24T16:21:00Z" w:id="45">
    <w:p w:rsidR="4D479251" w:rsidRDefault="4D479251" w14:paraId="7F7DE1C6" w14:textId="07F8F0FE">
      <w:r>
        <w:rPr>
          <w:color w:val="2B579A"/>
          <w:shd w:val="clear" w:color="auto" w:fill="E6E6E6"/>
        </w:rPr>
        <w:fldChar w:fldCharType="begin"/>
      </w:r>
      <w:r>
        <w:instrText xml:space="preserve"> HYPERLINK "mailto:vivek.vaghani@lrn.com"</w:instrText>
      </w:r>
      <w:bookmarkStart w:name="_@_F905D7473AFB41308F3FC6AD30ED73D9Z" w:id="47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47"/>
      <w:r w:rsidRPr="4D479251">
        <w:rPr>
          <w:rStyle w:val="Mention"/>
          <w:noProof/>
        </w:rPr>
        <w:t>@Vivek Vaghani</w:t>
      </w:r>
      <w:r>
        <w:rPr>
          <w:color w:val="2B579A"/>
          <w:shd w:val="clear" w:color="auto" w:fill="E6E6E6"/>
        </w:rPr>
        <w:fldChar w:fldCharType="end"/>
      </w:r>
      <w:r>
        <w:t xml:space="preserve"> hey Vivek you may want to document the requirements and I will update the steps or process as per. Thanks.</w:t>
      </w:r>
      <w:r>
        <w:annotationRef/>
      </w:r>
    </w:p>
  </w:comment>
  <w:comment w:initials="VV" w:author="Vivek Vaghani" w:date="2024-07-02T16:23:00Z" w:id="46">
    <w:p w:rsidR="1A8BBE02" w:rsidRDefault="1A8BBE02" w14:paraId="036816AF" w14:textId="295022B5">
      <w:r>
        <w:t xml:space="preserve">Hi </w:t>
      </w:r>
      <w:r>
        <w:rPr>
          <w:color w:val="2B579A"/>
          <w:shd w:val="clear" w:color="auto" w:fill="E6E6E6"/>
        </w:rPr>
        <w:fldChar w:fldCharType="begin"/>
      </w:r>
      <w:r>
        <w:instrText xml:space="preserve"> HYPERLINK "mailto:rajal.ajai@lrn.com"</w:instrText>
      </w:r>
      <w:bookmarkStart w:name="_@_723713E031A94601A8F6D1A79084D548Z" w:id="48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48"/>
      <w:r w:rsidRPr="1A8BBE02">
        <w:rPr>
          <w:rStyle w:val="Mention"/>
          <w:noProof/>
        </w:rPr>
        <w:t>@Rajal Ajai</w:t>
      </w:r>
      <w:r>
        <w:rPr>
          <w:color w:val="2B579A"/>
          <w:shd w:val="clear" w:color="auto" w:fill="E6E6E6"/>
        </w:rPr>
        <w:fldChar w:fldCharType="end"/>
      </w:r>
      <w:r>
        <w:t>, I have added the requirements.</w:t>
      </w:r>
      <w:r>
        <w:annotationRef/>
      </w:r>
    </w:p>
  </w:comment>
  <w:comment w:initials="HS" w:author="Harpreet Saluja" w:date="2025-09-17T12:58:00Z" w:id="49">
    <w:p w:rsidR="00D302A2" w:rsidP="00D302A2" w:rsidRDefault="00D302A2" w14:paraId="2AF9043D" w14:textId="77777777">
      <w:r>
        <w:rPr>
          <w:rStyle w:val="CommentReference"/>
        </w:rPr>
        <w:annotationRef/>
      </w:r>
      <w:r>
        <w:rPr>
          <w:sz w:val="20"/>
          <w:szCs w:val="20"/>
        </w:rPr>
        <w:t>List updated on Sep 17, 2025</w:t>
      </w:r>
    </w:p>
  </w:comment>
  <w:comment w:initials="PT" w:author="Prasad Talpade" w:date="2024-08-27T11:11:00Z" w:id="50">
    <w:p w:rsidR="6EF08BC8" w:rsidRDefault="6EF08BC8" w14:paraId="00D25941" w14:textId="7E314378">
      <w:pPr>
        <w:pStyle w:val="CommentText"/>
      </w:pPr>
      <w:r>
        <w:t xml:space="preserve">Hi </w:t>
      </w:r>
      <w:r>
        <w:fldChar w:fldCharType="begin"/>
      </w:r>
      <w:r>
        <w:instrText xml:space="preserve"> HYPERLINK "mailto:rajal.ajai@lrn.com"</w:instrText>
      </w:r>
      <w:bookmarkStart w:name="_@_0840AC087E7440DD88D8EE36A7F6E62DZ" w:id="51"/>
      <w:r>
        <w:fldChar w:fldCharType="separate"/>
      </w:r>
      <w:bookmarkEnd w:id="51"/>
      <w:r w:rsidRPr="6EF08BC8">
        <w:rPr>
          <w:rStyle w:val="Mention"/>
          <w:noProof/>
        </w:rPr>
        <w:t>@Rajal Ajai</w:t>
      </w:r>
      <w:r>
        <w:fldChar w:fldCharType="end"/>
      </w:r>
      <w:r>
        <w:t>,</w:t>
      </w:r>
      <w:r>
        <w:rPr>
          <w:rStyle w:val="CommentReference"/>
        </w:rPr>
        <w:annotationRef/>
      </w:r>
    </w:p>
    <w:p w:rsidR="6EF08BC8" w:rsidRDefault="6EF08BC8" w14:paraId="219F706B" w14:textId="69814928">
      <w:pPr>
        <w:pStyle w:val="CommentText"/>
      </w:pPr>
      <w:r>
        <w:t xml:space="preserve">We will be working on this epic in Q4. </w:t>
      </w:r>
    </w:p>
  </w:comment>
  <w:comment w:initials="RA" w:author="Rajal Ajai" w:date="2026-05-29T17:21:00Z" w:id="55">
    <w:p w:rsidR="00F600A6" w:rsidRDefault="00F600A6" w14:paraId="2D29FD85" w14:textId="63E2945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"mailto:ed.hickey@lrn.com"</w:instrText>
      </w:r>
      <w:bookmarkStart w:name="_@_C25C7AFDE7FD476689565D31C8C1AECEZ" w:id="56"/>
      <w:r>
        <w:fldChar w:fldCharType="separate"/>
      </w:r>
      <w:bookmarkEnd w:id="56"/>
      <w:r w:rsidRPr="1463E9C1">
        <w:rPr>
          <w:rStyle w:val="Mention"/>
          <w:noProof/>
        </w:rPr>
        <w:t>@Ed Hickey</w:t>
      </w:r>
      <w:r>
        <w:fldChar w:fldCharType="end"/>
      </w:r>
      <w:r w:rsidRPr="5D58D502">
        <w:t xml:space="preserve"> </w:t>
      </w:r>
      <w:r>
        <w:fldChar w:fldCharType="begin"/>
      </w:r>
      <w:r>
        <w:instrText xml:space="preserve"> HYPERLINK "mailto:shemal.shah@lrn.com"</w:instrText>
      </w:r>
      <w:bookmarkStart w:name="_@_CE8B1FB4467342C6A53768C4A0F38785Z" w:id="57"/>
      <w:r>
        <w:fldChar w:fldCharType="separate"/>
      </w:r>
      <w:bookmarkEnd w:id="57"/>
      <w:r w:rsidRPr="42082DE0">
        <w:rPr>
          <w:rStyle w:val="Mention"/>
          <w:noProof/>
        </w:rPr>
        <w:t>@Shemal Shah</w:t>
      </w:r>
      <w:r>
        <w:fldChar w:fldCharType="end"/>
      </w:r>
      <w:r w:rsidRPr="4584241F">
        <w:t xml:space="preserve"> </w:t>
      </w:r>
      <w:r>
        <w:fldChar w:fldCharType="begin"/>
      </w:r>
      <w:r>
        <w:instrText xml:space="preserve"> HYPERLINK "mailto:rajashekar.arroju@lrn.com"</w:instrText>
      </w:r>
      <w:bookmarkStart w:name="_@_E0B4B11B37784E19B5530B830ED2C789Z" w:id="58"/>
      <w:r>
        <w:fldChar w:fldCharType="separate"/>
      </w:r>
      <w:bookmarkEnd w:id="58"/>
      <w:r w:rsidRPr="44A25BA1">
        <w:rPr>
          <w:rStyle w:val="Mention"/>
          <w:noProof/>
        </w:rPr>
        <w:t>@Rajashekar Arroju</w:t>
      </w:r>
      <w:r>
        <w:fldChar w:fldCharType="end"/>
      </w:r>
      <w:r w:rsidRPr="33825D42">
        <w:t xml:space="preserve"> Pendo does not track internal users. Can you please confirm if we need this additional line item on Design authoring tool? We are already capturing the admin facing customizer. Apologies - If you did not make this change, then please ignore. Reaching out based on the last activity on this document. Thanks. </w:t>
      </w:r>
    </w:p>
  </w:comment>
  <w:comment w:initials="RA" w:author="Rajal Ajai" w:date="2026-05-29T15:08:00Z" w:id="59">
    <w:p w:rsidR="0014302A" w:rsidP="0014302A" w:rsidRDefault="0014302A" w14:paraId="7FFE574E" w14:textId="0D4F2CF4">
      <w:r>
        <w:rPr>
          <w:rStyle w:val="CommentReference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"mailto:shemal.shah@lrn.com"</w:instrText>
      </w:r>
      <w:bookmarkStart w:name="_@_FCCB9AB7A8F4A9469D483FE13C43D66FZ" w:id="60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60"/>
      <w:r w:rsidRPr="0014302A">
        <w:rPr>
          <w:rStyle w:val="Mention"/>
          <w:noProof/>
          <w:sz w:val="20"/>
          <w:szCs w:val="20"/>
        </w:rPr>
        <w:t>@Shemal Shah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did you add this? Is DAM user a client admin? In Pendo we only track Role 4. Pls confirm. Thanks. </w:t>
      </w:r>
    </w:p>
  </w:comment>
  <w:comment xmlns:w="http://schemas.openxmlformats.org/wordprocessingml/2006/main" w:initials="SS" w:author="Shemal Shah" w:date="2026-06-01T12:24:03" w:id="2020721578">
    <w:p xmlns:w14="http://schemas.microsoft.com/office/word/2010/wordml" xmlns:w="http://schemas.openxmlformats.org/wordprocessingml/2006/main" w:rsidR="4C935400" w:rsidRDefault="45563C4F" w14:paraId="161C6087" w14:textId="07D7D502">
      <w:pPr>
        <w:pStyle w:val="CommentText"/>
      </w:pPr>
      <w:r>
        <w:rPr>
          <w:rStyle w:val="CommentReference"/>
        </w:rPr>
        <w:annotationRef/>
      </w:r>
      <w:r w:rsidRPr="4CE8F860" w:rsidR="5F28258B">
        <w:t xml:space="preserve">Hi </w:t>
      </w:r>
      <w:r>
        <w:fldChar w:fldCharType="begin"/>
      </w:r>
      <w:r>
        <w:instrText xml:space="preserve"> HYPERLINK "mailto:rajal.ajai@lrn.com"</w:instrText>
      </w:r>
      <w:bookmarkStart w:name="_@_6770B8CF3DAE43D0A1B98DDED8E72F61Z" w:id="515359209"/>
      <w:r>
        <w:fldChar w:fldCharType="separate"/>
      </w:r>
      <w:bookmarkEnd w:id="515359209"/>
      <w:r w:rsidRPr="16664456" w:rsidR="5919FD43">
        <w:rPr>
          <w:rStyle w:val="Mention"/>
          <w:noProof/>
        </w:rPr>
        <w:t>@Rajal Ajai</w:t>
      </w:r>
      <w:r>
        <w:fldChar w:fldCharType="end"/>
      </w:r>
      <w:r w:rsidRPr="147D399C" w:rsidR="3766E4F8">
        <w:t xml:space="preserve"> same as DAM, this is also internal. After discussion we decided to work with DB team to get data, </w:t>
      </w:r>
      <w:r>
        <w:fldChar w:fldCharType="begin"/>
      </w:r>
      <w:r>
        <w:instrText xml:space="preserve"> HYPERLINK "mailto:ed.hickey@lrn.com"</w:instrText>
      </w:r>
      <w:bookmarkStart w:name="_@_C4ECC513974E430CB40469EF3A0EC683Z" w:id="1852136583"/>
      <w:r>
        <w:fldChar w:fldCharType="separate"/>
      </w:r>
      <w:bookmarkEnd w:id="1852136583"/>
      <w:r w:rsidRPr="1637E640" w:rsidR="7D2A4BB2">
        <w:rPr>
          <w:rStyle w:val="Mention"/>
          <w:noProof/>
        </w:rPr>
        <w:t>@Ed Hickey</w:t>
      </w:r>
      <w:r>
        <w:fldChar w:fldCharType="end"/>
      </w:r>
      <w:r w:rsidRPr="301C4772" w:rsidR="46398A16">
        <w:t xml:space="preserve">/ </w:t>
      </w:r>
      <w:r>
        <w:fldChar w:fldCharType="begin"/>
      </w:r>
      <w:r>
        <w:instrText xml:space="preserve"> HYPERLINK "mailto:prasad.talpade@lrn.com"</w:instrText>
      </w:r>
      <w:bookmarkStart w:name="_@_94BAC13D22574B238B8A435C40682C29Z" w:id="1399221130"/>
      <w:r>
        <w:fldChar w:fldCharType="separate"/>
      </w:r>
      <w:bookmarkEnd w:id="1399221130"/>
      <w:r w:rsidRPr="245DCE2F" w:rsidR="73537E45">
        <w:rPr>
          <w:rStyle w:val="Mention"/>
          <w:noProof/>
        </w:rPr>
        <w:t>@Prasad Talpade</w:t>
      </w:r>
      <w:r>
        <w:fldChar w:fldCharType="end"/>
      </w:r>
      <w:r w:rsidRPr="1B186D99" w:rsidR="78D96762">
        <w:t xml:space="preserve"> do we want to Authoring through Pendo?</w:t>
      </w:r>
    </w:p>
  </w:comment>
  <w:comment xmlns:w="http://schemas.openxmlformats.org/wordprocessingml/2006/main" w:initials="SS" w:author="Shemal Shah" w:date="2026-06-01T12:20:34" w:id="1745418407">
    <w:p xmlns:w14="http://schemas.microsoft.com/office/word/2010/wordml" xmlns:w="http://schemas.openxmlformats.org/wordprocessingml/2006/main" w:rsidR="52DE6786" w:rsidRDefault="46F74585" w14:paraId="129DCB25" w14:textId="4492F68B">
      <w:pPr>
        <w:pStyle w:val="CommentText"/>
      </w:pPr>
      <w:r>
        <w:rPr>
          <w:rStyle w:val="CommentReference"/>
        </w:rPr>
        <w:annotationRef/>
      </w:r>
      <w:r w:rsidRPr="55D6A157" w:rsidR="15C33293">
        <w:t xml:space="preserve">Hi </w:t>
      </w:r>
      <w:r>
        <w:fldChar w:fldCharType="begin"/>
      </w:r>
      <w:r>
        <w:instrText xml:space="preserve"> HYPERLINK "mailto:rajal.ajai@lrn.com"</w:instrText>
      </w:r>
      <w:bookmarkStart w:name="_@_A7AC574649414F54AC88F6A27F93BC0FZ" w:id="1709422156"/>
      <w:r>
        <w:fldChar w:fldCharType="separate"/>
      </w:r>
      <w:bookmarkEnd w:id="1709422156"/>
      <w:r w:rsidRPr="223625F5" w:rsidR="0FFF3BE8">
        <w:rPr>
          <w:rStyle w:val="Mention"/>
          <w:noProof/>
        </w:rPr>
        <w:t>@Rajal Ajai</w:t>
      </w:r>
      <w:r>
        <w:fldChar w:fldCharType="end"/>
      </w:r>
      <w:r w:rsidRPr="332E7A75" w:rsidR="3EF38EB7">
        <w:t>, since DAM is internal only after discussion we decided to work with DB team to get data. For now I will cross off DAM from the table</w:t>
      </w:r>
    </w:p>
  </w:comment>
  <w:comment xmlns:w="http://schemas.openxmlformats.org/wordprocessingml/2006/main" w:initials="NV" w:author="Neetesh Vishwakarma" w:date="2026-06-04T15:48:08" w:id="518626595">
    <w:p xmlns:w14="http://schemas.microsoft.com/office/word/2010/wordml" xmlns:w="http://schemas.openxmlformats.org/wordprocessingml/2006/main" w:rsidR="698B3144" w:rsidRDefault="7B713B5E" w14:paraId="7B4A2A55" w14:textId="2E371980">
      <w:pPr>
        <w:pStyle w:val="CommentText"/>
      </w:pPr>
      <w:r>
        <w:rPr>
          <w:rStyle w:val="CommentReference"/>
        </w:rPr>
        <w:annotationRef/>
      </w:r>
      <w:r w:rsidRPr="152C738A" w:rsidR="534CB671">
        <w:t xml:space="preserve">Sure </w:t>
      </w:r>
      <w:r>
        <w:fldChar w:fldCharType="begin"/>
      </w:r>
      <w:r>
        <w:instrText xml:space="preserve"> HYPERLINK "mailto:rajal.ajai@lrn.com"</w:instrText>
      </w:r>
      <w:bookmarkStart w:name="_@_807DB169E04A4477A7779A8345E7B265Z" w:id="1107355143"/>
      <w:r>
        <w:fldChar w:fldCharType="separate"/>
      </w:r>
      <w:bookmarkEnd w:id="1107355143"/>
      <w:r w:rsidRPr="21CD0DAA" w:rsidR="6C8950D7">
        <w:rPr>
          <w:rStyle w:val="Mention"/>
          <w:noProof/>
        </w:rPr>
        <w:t>@Rajal Ajai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6848CB2"/>
  <w15:commentEx w15:done="0" w15:paraId="4622A16C"/>
  <w15:commentEx w15:done="0" w15:paraId="78F53C54" w15:paraIdParent="4622A16C"/>
  <w15:commentEx w15:done="0" w15:paraId="724243FF"/>
  <w15:commentEx w15:done="0" w15:paraId="2CD31F10" w15:paraIdParent="724243FF"/>
  <w15:commentEx w15:done="0" w15:paraId="60AD1F78" w15:paraIdParent="724243FF"/>
  <w15:commentEx w15:done="0" w15:paraId="672B9BC0" w15:paraIdParent="724243FF"/>
  <w15:commentEx w15:done="0" w15:paraId="4DA98190" w15:paraIdParent="724243FF"/>
  <w15:commentEx w15:done="0" w15:paraId="45867980" w15:paraIdParent="724243FF"/>
  <w15:commentEx w15:done="0" w15:paraId="1F609E62" w15:paraIdParent="724243FF"/>
  <w15:commentEx w15:done="1" w15:paraId="7F7DE1C6"/>
  <w15:commentEx w15:done="1" w15:paraId="036816AF" w15:paraIdParent="7F7DE1C6"/>
  <w15:commentEx w15:done="1" w15:paraId="2AF9043D"/>
  <w15:commentEx w15:done="1" w15:paraId="219F706B"/>
  <w15:commentEx w15:done="0" w15:paraId="2D29FD85"/>
  <w15:commentEx w15:done="0" w15:paraId="7FFE574E"/>
  <w15:commentEx w15:done="0" w15:paraId="161C6087" w15:paraIdParent="2D29FD85"/>
  <w15:commentEx w15:done="0" w15:paraId="129DCB25" w15:paraIdParent="7FFE574E"/>
  <w15:commentEx w15:done="0" w15:paraId="7B4A2A55" w15:paraIdParent="4622A16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50B8777" w16cex:dateUtc="2026-05-29T18:15:00Z"/>
  <w16cex:commentExtensible w16cex:durableId="6BAC0CBD" w16cex:dateUtc="2026-03-25T18:34:00Z"/>
  <w16cex:commentExtensible w16cex:durableId="03453C9D" w16cex:dateUtc="2026-05-29T18:20:00Z"/>
  <w16cex:commentExtensible w16cex:durableId="27DAA450" w16cex:dateUtc="2026-03-25T18:35:00Z"/>
  <w16cex:commentExtensible w16cex:durableId="5DEEA0BC" w16cex:dateUtc="2026-03-26T10:05:00Z"/>
  <w16cex:commentExtensible w16cex:durableId="21844E43" w16cex:dateUtc="2026-03-26T10:51:00Z"/>
  <w16cex:commentExtensible w16cex:durableId="1B9FC056" w16cex:dateUtc="2026-03-26T12:13:00Z">
    <w16cex:extLst>
      <w16:ext w16:uri="{CE6994B0-6A32-4C9F-8C6B-6E91EDA988CE}">
        <cr:reactions xmlns:cr="http://schemas.microsoft.com/office/comments/2020/reactions">
          <cr:reaction reactionType="1">
            <cr:reactionInfo dateUtc="2026-03-26T18:59:19Z">
              <cr:user userId="S::rajal.ajai@lrn.com::78a6d8fc-b283-4014-8216-de8298e7faaa" userProvider="AD" userName="Rajal Ajai"/>
            </cr:reactionInfo>
          </cr:reaction>
        </cr:reactions>
      </w16:ext>
    </w16cex:extLst>
  </w16cex:commentExtensible>
  <w16cex:commentExtensible w16cex:durableId="7C183469" w16cex:dateUtc="2026-03-26T19:01:00Z"/>
  <w16cex:commentExtensible w16cex:durableId="154F5172" w16cex:dateUtc="2026-03-27T10:10:00Z"/>
  <w16cex:commentExtensible w16cex:durableId="12546B31" w16cex:dateUtc="2026-03-27T11:03:00Z"/>
  <w16cex:commentExtensible w16cex:durableId="064E45E1" w16cex:dateUtc="2024-06-24T19:21:00Z"/>
  <w16cex:commentExtensible w16cex:durableId="705A0506" w16cex:dateUtc="2024-07-02T10:53:00Z"/>
  <w16cex:commentExtensible w16cex:durableId="4E3D3E0E" w16cex:dateUtc="2025-09-17T16:58:00Z"/>
  <w16cex:commentExtensible w16cex:durableId="147F3B51" w16cex:dateUtc="2024-08-27T05:41:00Z"/>
  <w16cex:commentExtensible w16cex:durableId="423F2B68" w16cex:dateUtc="2026-05-29T20:21:00Z"/>
  <w16cex:commentExtensible w16cex:durableId="663BB9D8" w16cex:dateUtc="2026-05-29T18:08:00Z"/>
  <w16cex:commentExtensible w16cex:durableId="25F12A65" w16cex:dateUtc="2026-06-01T06:54:03.935Z"/>
  <w16cex:commentExtensible w16cex:durableId="2325A781" w16cex:dateUtc="2026-06-01T06:50:34.229Z"/>
  <w16cex:commentExtensible w16cex:durableId="7715D707" w16cex:dateUtc="2026-06-04T10:18:08.23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6848CB2" w16cid:durableId="150B8777"/>
  <w16cid:commentId w16cid:paraId="4622A16C" w16cid:durableId="6BAC0CBD"/>
  <w16cid:commentId w16cid:paraId="78F53C54" w16cid:durableId="03453C9D"/>
  <w16cid:commentId w16cid:paraId="724243FF" w16cid:durableId="27DAA450"/>
  <w16cid:commentId w16cid:paraId="2CD31F10" w16cid:durableId="5DEEA0BC"/>
  <w16cid:commentId w16cid:paraId="60AD1F78" w16cid:durableId="21844E43"/>
  <w16cid:commentId w16cid:paraId="672B9BC0" w16cid:durableId="1B9FC056"/>
  <w16cid:commentId w16cid:paraId="4DA98190" w16cid:durableId="7C183469"/>
  <w16cid:commentId w16cid:paraId="45867980" w16cid:durableId="154F5172"/>
  <w16cid:commentId w16cid:paraId="1F609E62" w16cid:durableId="12546B31"/>
  <w16cid:commentId w16cid:paraId="7F7DE1C6" w16cid:durableId="064E45E1"/>
  <w16cid:commentId w16cid:paraId="036816AF" w16cid:durableId="705A0506"/>
  <w16cid:commentId w16cid:paraId="2AF9043D" w16cid:durableId="4E3D3E0E"/>
  <w16cid:commentId w16cid:paraId="219F706B" w16cid:durableId="147F3B51"/>
  <w16cid:commentId w16cid:paraId="2D29FD85" w16cid:durableId="423F2B68"/>
  <w16cid:commentId w16cid:paraId="7FFE574E" w16cid:durableId="663BB9D8"/>
  <w16cid:commentId w16cid:paraId="161C6087" w16cid:durableId="25F12A65"/>
  <w16cid:commentId w16cid:paraId="129DCB25" w16cid:durableId="2325A781"/>
  <w16cid:commentId w16cid:paraId="7B4A2A55" w16cid:durableId="7715D70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65F1" w:rsidP="002C7CA5" w:rsidRDefault="003865F1" w14:paraId="77E7A083" w14:textId="77777777">
      <w:pPr>
        <w:spacing w:after="0" w:line="240" w:lineRule="auto"/>
      </w:pPr>
      <w:r>
        <w:separator/>
      </w:r>
    </w:p>
  </w:endnote>
  <w:endnote w:type="continuationSeparator" w:id="0">
    <w:p w:rsidR="003865F1" w:rsidP="002C7CA5" w:rsidRDefault="003865F1" w14:paraId="52198F63" w14:textId="77777777">
      <w:pPr>
        <w:spacing w:after="0" w:line="240" w:lineRule="auto"/>
      </w:pPr>
      <w:r>
        <w:continuationSeparator/>
      </w:r>
    </w:p>
  </w:endnote>
  <w:endnote w:type="continuationNotice" w:id="1">
    <w:p w:rsidR="003865F1" w:rsidRDefault="003865F1" w14:paraId="198FFFB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185EE3" w:rsidTr="30185EE3" w14:paraId="2A806495" w14:textId="77777777">
      <w:tc>
        <w:tcPr>
          <w:tcW w:w="3120" w:type="dxa"/>
        </w:tcPr>
        <w:p w:rsidR="30185EE3" w:rsidP="30185EE3" w:rsidRDefault="30185EE3" w14:paraId="2CACFC47" w14:textId="644236C5">
          <w:pPr>
            <w:pStyle w:val="Header"/>
            <w:ind w:left="-115"/>
          </w:pPr>
        </w:p>
      </w:tc>
      <w:tc>
        <w:tcPr>
          <w:tcW w:w="3120" w:type="dxa"/>
        </w:tcPr>
        <w:p w:rsidR="30185EE3" w:rsidP="30185EE3" w:rsidRDefault="30185EE3" w14:paraId="3B671D6B" w14:textId="1350FB85">
          <w:pPr>
            <w:pStyle w:val="Header"/>
            <w:jc w:val="center"/>
          </w:pPr>
        </w:p>
      </w:tc>
      <w:tc>
        <w:tcPr>
          <w:tcW w:w="3120" w:type="dxa"/>
        </w:tcPr>
        <w:p w:rsidR="30185EE3" w:rsidP="30185EE3" w:rsidRDefault="30185EE3" w14:paraId="15BD4059" w14:textId="513ABCDE">
          <w:pPr>
            <w:pStyle w:val="Header"/>
            <w:ind w:right="-115"/>
            <w:jc w:val="right"/>
          </w:pPr>
        </w:p>
      </w:tc>
    </w:tr>
  </w:tbl>
  <w:p w:rsidR="30185EE3" w:rsidP="30185EE3" w:rsidRDefault="30185EE3" w14:paraId="2AF735CB" w14:textId="722574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65F1" w:rsidP="002C7CA5" w:rsidRDefault="003865F1" w14:paraId="21B747EA" w14:textId="77777777">
      <w:pPr>
        <w:spacing w:after="0" w:line="240" w:lineRule="auto"/>
      </w:pPr>
      <w:r>
        <w:separator/>
      </w:r>
    </w:p>
  </w:footnote>
  <w:footnote w:type="continuationSeparator" w:id="0">
    <w:p w:rsidR="003865F1" w:rsidP="002C7CA5" w:rsidRDefault="003865F1" w14:paraId="54A6D0EC" w14:textId="77777777">
      <w:pPr>
        <w:spacing w:after="0" w:line="240" w:lineRule="auto"/>
      </w:pPr>
      <w:r>
        <w:continuationSeparator/>
      </w:r>
    </w:p>
  </w:footnote>
  <w:footnote w:type="continuationNotice" w:id="1">
    <w:p w:rsidR="003865F1" w:rsidRDefault="003865F1" w14:paraId="764836C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E9B" w:rsidRDefault="4D479251" w14:paraId="22EA221E" w14:textId="7864887C">
    <w:pPr>
      <w:pStyle w:val="Header"/>
    </w:pPr>
    <w:r>
      <w:t>Architecture Council – Suggestions for Standardization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E83"/>
    <w:multiLevelType w:val="hybridMultilevel"/>
    <w:tmpl w:val="3EB88034"/>
    <w:lvl w:ilvl="0" w:tplc="FFFFFFFF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CD3C4C"/>
    <w:multiLevelType w:val="hybridMultilevel"/>
    <w:tmpl w:val="BF4689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910A03"/>
    <w:multiLevelType w:val="hybridMultilevel"/>
    <w:tmpl w:val="6D6A0C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900B0B"/>
    <w:multiLevelType w:val="hybridMultilevel"/>
    <w:tmpl w:val="A296CFB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8E587AF"/>
    <w:multiLevelType w:val="hybridMultilevel"/>
    <w:tmpl w:val="FFFFFFFF"/>
    <w:lvl w:ilvl="0" w:tplc="17FA4E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58F2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A88A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301C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248C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082F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8EF2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DA37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64DE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6401CB"/>
    <w:multiLevelType w:val="hybridMultilevel"/>
    <w:tmpl w:val="42FE837A"/>
    <w:lvl w:ilvl="0" w:tplc="A2C4BC2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18872B7"/>
    <w:multiLevelType w:val="hybridMultilevel"/>
    <w:tmpl w:val="14E630A0"/>
    <w:lvl w:ilvl="0" w:tplc="8EF25526"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6B8508B2"/>
    <w:multiLevelType w:val="hybridMultilevel"/>
    <w:tmpl w:val="7E76FD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C831BBC"/>
    <w:multiLevelType w:val="hybridMultilevel"/>
    <w:tmpl w:val="827C321A"/>
    <w:lvl w:ilvl="0" w:tplc="394C772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D0A566B"/>
    <w:multiLevelType w:val="hybridMultilevel"/>
    <w:tmpl w:val="249252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BF40090"/>
    <w:multiLevelType w:val="hybridMultilevel"/>
    <w:tmpl w:val="95125F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17726307">
    <w:abstractNumId w:val="4"/>
  </w:num>
  <w:num w:numId="2" w16cid:durableId="1714768715">
    <w:abstractNumId w:val="8"/>
  </w:num>
  <w:num w:numId="3" w16cid:durableId="571695546">
    <w:abstractNumId w:val="5"/>
  </w:num>
  <w:num w:numId="4" w16cid:durableId="2117364655">
    <w:abstractNumId w:val="6"/>
  </w:num>
  <w:num w:numId="5" w16cid:durableId="1315257765">
    <w:abstractNumId w:val="9"/>
  </w:num>
  <w:num w:numId="6" w16cid:durableId="1362587714">
    <w:abstractNumId w:val="1"/>
  </w:num>
  <w:num w:numId="7" w16cid:durableId="750471183">
    <w:abstractNumId w:val="3"/>
  </w:num>
  <w:num w:numId="8" w16cid:durableId="1780224117">
    <w:abstractNumId w:val="0"/>
  </w:num>
  <w:num w:numId="9" w16cid:durableId="569996058">
    <w:abstractNumId w:val="7"/>
  </w:num>
  <w:num w:numId="10" w16cid:durableId="2048021313">
    <w:abstractNumId w:val="2"/>
  </w:num>
  <w:num w:numId="11" w16cid:durableId="1473713769">
    <w:abstractNumId w:val="1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ajal Ajai">
    <w15:presenceInfo w15:providerId="AD" w15:userId="S::rajal.ajai@lrn.com::78a6d8fc-b283-4014-8216-de8298e7faaa"/>
  </w15:person>
  <w15:person w15:author="Shemal Shah">
    <w15:presenceInfo w15:providerId="AD" w15:userId="S::shemal.shah@lrn.com::1dd858df-d5c3-4088-ab57-c6587fcd3b3c"/>
  </w15:person>
  <w15:person w15:author="Karan Mangtani">
    <w15:presenceInfo w15:providerId="AD" w15:userId="S::karan.mangtani@lrn.com::9e9e3a3a-b168-440a-afbb-1c2ff23b586d"/>
  </w15:person>
  <w15:person w15:author="Neetesh Vishwakarma">
    <w15:presenceInfo w15:providerId="AD" w15:userId="S::neetesh.vishwakarma@lrn.com::4e47d97b-c232-434f-a403-026b787bfa69"/>
  </w15:person>
  <w15:person w15:author="Rajashekar Arroju">
    <w15:presenceInfo w15:providerId="AD" w15:userId="S::rajashekar.arroju@lrn.com::e8d23486-bd6a-4a41-b6b9-810f4aef3198"/>
  </w15:person>
  <w15:person w15:author="Vivek Vaghani">
    <w15:presenceInfo w15:providerId="AD" w15:userId="S::vivek.vaghani@lrn.com::f059f654-414d-4953-a50a-e90dbe031cbd"/>
  </w15:person>
  <w15:person w15:author="Harpreet Saluja">
    <w15:presenceInfo w15:providerId="AD" w15:userId="S::harpreet.saluja@lrn.com::4ef79fae-281c-4dcb-bf6e-397e0ae94521"/>
  </w15:person>
  <w15:person w15:author="Prasad Talpade">
    <w15:presenceInfo w15:providerId="AD" w15:userId="S::prasad.talpade@lrn.com::ef13b977-57f1-421e-8d72-a25b92e824a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A5"/>
    <w:rsid w:val="00006391"/>
    <w:rsid w:val="00006FD4"/>
    <w:rsid w:val="0000793B"/>
    <w:rsid w:val="000223CA"/>
    <w:rsid w:val="00022BAA"/>
    <w:rsid w:val="00032D5C"/>
    <w:rsid w:val="000414E4"/>
    <w:rsid w:val="00041D3E"/>
    <w:rsid w:val="00043B59"/>
    <w:rsid w:val="00047A7C"/>
    <w:rsid w:val="00055100"/>
    <w:rsid w:val="000569D3"/>
    <w:rsid w:val="00066CF9"/>
    <w:rsid w:val="00080480"/>
    <w:rsid w:val="00080BF1"/>
    <w:rsid w:val="00081B40"/>
    <w:rsid w:val="00085764"/>
    <w:rsid w:val="00090360"/>
    <w:rsid w:val="0009075C"/>
    <w:rsid w:val="000954E0"/>
    <w:rsid w:val="00096991"/>
    <w:rsid w:val="000A0C11"/>
    <w:rsid w:val="000A0EFF"/>
    <w:rsid w:val="000A6693"/>
    <w:rsid w:val="000B7A7E"/>
    <w:rsid w:val="000C0863"/>
    <w:rsid w:val="000C5B4C"/>
    <w:rsid w:val="000C640A"/>
    <w:rsid w:val="000D5217"/>
    <w:rsid w:val="000E2ACC"/>
    <w:rsid w:val="000E7D5B"/>
    <w:rsid w:val="000F0045"/>
    <w:rsid w:val="000F171B"/>
    <w:rsid w:val="000F1E4C"/>
    <w:rsid w:val="000F3320"/>
    <w:rsid w:val="000F52E0"/>
    <w:rsid w:val="000F58A0"/>
    <w:rsid w:val="000F72F0"/>
    <w:rsid w:val="00102B7F"/>
    <w:rsid w:val="0010415D"/>
    <w:rsid w:val="00110F9F"/>
    <w:rsid w:val="00111201"/>
    <w:rsid w:val="0011521F"/>
    <w:rsid w:val="001217BB"/>
    <w:rsid w:val="0012209E"/>
    <w:rsid w:val="00127C8F"/>
    <w:rsid w:val="0014302A"/>
    <w:rsid w:val="0014745B"/>
    <w:rsid w:val="00147BA4"/>
    <w:rsid w:val="00151A25"/>
    <w:rsid w:val="0016096D"/>
    <w:rsid w:val="00162E50"/>
    <w:rsid w:val="00163E82"/>
    <w:rsid w:val="00172050"/>
    <w:rsid w:val="00182EA3"/>
    <w:rsid w:val="00184359"/>
    <w:rsid w:val="0019157F"/>
    <w:rsid w:val="001936CA"/>
    <w:rsid w:val="00193F45"/>
    <w:rsid w:val="001A3746"/>
    <w:rsid w:val="001A60CA"/>
    <w:rsid w:val="001A7667"/>
    <w:rsid w:val="001B0946"/>
    <w:rsid w:val="001B3453"/>
    <w:rsid w:val="001C0410"/>
    <w:rsid w:val="001C7503"/>
    <w:rsid w:val="001D20EF"/>
    <w:rsid w:val="001D4AC7"/>
    <w:rsid w:val="001E1B92"/>
    <w:rsid w:val="0020209A"/>
    <w:rsid w:val="00202B24"/>
    <w:rsid w:val="00210253"/>
    <w:rsid w:val="0021618C"/>
    <w:rsid w:val="00222A2E"/>
    <w:rsid w:val="002233C7"/>
    <w:rsid w:val="002251B1"/>
    <w:rsid w:val="0022782F"/>
    <w:rsid w:val="00230B18"/>
    <w:rsid w:val="00231EC2"/>
    <w:rsid w:val="00233B01"/>
    <w:rsid w:val="0023579A"/>
    <w:rsid w:val="00236505"/>
    <w:rsid w:val="0024583B"/>
    <w:rsid w:val="00246B33"/>
    <w:rsid w:val="00253547"/>
    <w:rsid w:val="00266726"/>
    <w:rsid w:val="00271019"/>
    <w:rsid w:val="00272CF0"/>
    <w:rsid w:val="0027362E"/>
    <w:rsid w:val="00273CBB"/>
    <w:rsid w:val="002818C9"/>
    <w:rsid w:val="002825DA"/>
    <w:rsid w:val="002860D0"/>
    <w:rsid w:val="002860DA"/>
    <w:rsid w:val="00286C0A"/>
    <w:rsid w:val="00287923"/>
    <w:rsid w:val="002A0E25"/>
    <w:rsid w:val="002A20A4"/>
    <w:rsid w:val="002A3BE3"/>
    <w:rsid w:val="002A3EDA"/>
    <w:rsid w:val="002A4152"/>
    <w:rsid w:val="002B2E29"/>
    <w:rsid w:val="002B3D51"/>
    <w:rsid w:val="002B46A9"/>
    <w:rsid w:val="002B50C8"/>
    <w:rsid w:val="002B607C"/>
    <w:rsid w:val="002B6422"/>
    <w:rsid w:val="002C1BE7"/>
    <w:rsid w:val="002C7CA5"/>
    <w:rsid w:val="002D226A"/>
    <w:rsid w:val="002D325D"/>
    <w:rsid w:val="002D7F41"/>
    <w:rsid w:val="002E16B8"/>
    <w:rsid w:val="002E6EE0"/>
    <w:rsid w:val="002E7AE3"/>
    <w:rsid w:val="002F6F09"/>
    <w:rsid w:val="002F7A68"/>
    <w:rsid w:val="00300CAD"/>
    <w:rsid w:val="00302E8E"/>
    <w:rsid w:val="00307564"/>
    <w:rsid w:val="003078CF"/>
    <w:rsid w:val="003121FF"/>
    <w:rsid w:val="00313894"/>
    <w:rsid w:val="003150E3"/>
    <w:rsid w:val="00327C05"/>
    <w:rsid w:val="003318F2"/>
    <w:rsid w:val="00343ADD"/>
    <w:rsid w:val="00357FC2"/>
    <w:rsid w:val="00373181"/>
    <w:rsid w:val="00373DE9"/>
    <w:rsid w:val="00381F02"/>
    <w:rsid w:val="003855AD"/>
    <w:rsid w:val="003865F1"/>
    <w:rsid w:val="00394F1A"/>
    <w:rsid w:val="003A05B1"/>
    <w:rsid w:val="003A0AEB"/>
    <w:rsid w:val="003A31D7"/>
    <w:rsid w:val="003A773C"/>
    <w:rsid w:val="003B3956"/>
    <w:rsid w:val="003B6A89"/>
    <w:rsid w:val="003C00D8"/>
    <w:rsid w:val="003D0FA8"/>
    <w:rsid w:val="003D103C"/>
    <w:rsid w:val="003D4E44"/>
    <w:rsid w:val="003D5B07"/>
    <w:rsid w:val="003E318E"/>
    <w:rsid w:val="003F309E"/>
    <w:rsid w:val="003F4629"/>
    <w:rsid w:val="0040018B"/>
    <w:rsid w:val="00404309"/>
    <w:rsid w:val="004049F2"/>
    <w:rsid w:val="004052AD"/>
    <w:rsid w:val="00407D5C"/>
    <w:rsid w:val="0041018F"/>
    <w:rsid w:val="00411783"/>
    <w:rsid w:val="00412FB8"/>
    <w:rsid w:val="004151D3"/>
    <w:rsid w:val="00415A63"/>
    <w:rsid w:val="00422C81"/>
    <w:rsid w:val="004255C9"/>
    <w:rsid w:val="0043148B"/>
    <w:rsid w:val="004339AB"/>
    <w:rsid w:val="00451FFE"/>
    <w:rsid w:val="00453E91"/>
    <w:rsid w:val="004554BD"/>
    <w:rsid w:val="00456492"/>
    <w:rsid w:val="0046101F"/>
    <w:rsid w:val="00462245"/>
    <w:rsid w:val="0046280F"/>
    <w:rsid w:val="0046350E"/>
    <w:rsid w:val="00464029"/>
    <w:rsid w:val="00465E6C"/>
    <w:rsid w:val="00467220"/>
    <w:rsid w:val="00472DDB"/>
    <w:rsid w:val="00474C19"/>
    <w:rsid w:val="00483336"/>
    <w:rsid w:val="004848C9"/>
    <w:rsid w:val="00484B75"/>
    <w:rsid w:val="00491676"/>
    <w:rsid w:val="00495107"/>
    <w:rsid w:val="0049678C"/>
    <w:rsid w:val="004979B4"/>
    <w:rsid w:val="004A1EA4"/>
    <w:rsid w:val="004A5B48"/>
    <w:rsid w:val="004A750D"/>
    <w:rsid w:val="004C1B8A"/>
    <w:rsid w:val="004C2C1B"/>
    <w:rsid w:val="004C44F0"/>
    <w:rsid w:val="004D0BED"/>
    <w:rsid w:val="004D1035"/>
    <w:rsid w:val="004D2CA1"/>
    <w:rsid w:val="004D3529"/>
    <w:rsid w:val="004E51A0"/>
    <w:rsid w:val="004E6282"/>
    <w:rsid w:val="004E6E05"/>
    <w:rsid w:val="004F1FB2"/>
    <w:rsid w:val="004F3DA3"/>
    <w:rsid w:val="00501C10"/>
    <w:rsid w:val="00514131"/>
    <w:rsid w:val="0051488C"/>
    <w:rsid w:val="00516133"/>
    <w:rsid w:val="005363C1"/>
    <w:rsid w:val="0054346C"/>
    <w:rsid w:val="00543E2F"/>
    <w:rsid w:val="005517EC"/>
    <w:rsid w:val="0055326F"/>
    <w:rsid w:val="005544A8"/>
    <w:rsid w:val="00557B0C"/>
    <w:rsid w:val="00565DC2"/>
    <w:rsid w:val="00566B8B"/>
    <w:rsid w:val="00582BD1"/>
    <w:rsid w:val="0058665D"/>
    <w:rsid w:val="00595B4B"/>
    <w:rsid w:val="00597422"/>
    <w:rsid w:val="005978FE"/>
    <w:rsid w:val="005A64E4"/>
    <w:rsid w:val="005B1F29"/>
    <w:rsid w:val="005C5521"/>
    <w:rsid w:val="005C5D9F"/>
    <w:rsid w:val="005D0EF8"/>
    <w:rsid w:val="005D3E46"/>
    <w:rsid w:val="005E2FA3"/>
    <w:rsid w:val="005E755A"/>
    <w:rsid w:val="005E7AF9"/>
    <w:rsid w:val="005F5044"/>
    <w:rsid w:val="005F5703"/>
    <w:rsid w:val="005F5E25"/>
    <w:rsid w:val="006037D3"/>
    <w:rsid w:val="00611890"/>
    <w:rsid w:val="00613568"/>
    <w:rsid w:val="006266A9"/>
    <w:rsid w:val="006266FE"/>
    <w:rsid w:val="00627E86"/>
    <w:rsid w:val="0063312C"/>
    <w:rsid w:val="0064052C"/>
    <w:rsid w:val="006526D0"/>
    <w:rsid w:val="00663617"/>
    <w:rsid w:val="0066379A"/>
    <w:rsid w:val="0066416F"/>
    <w:rsid w:val="00672B28"/>
    <w:rsid w:val="00676FB7"/>
    <w:rsid w:val="00680AEB"/>
    <w:rsid w:val="006924E7"/>
    <w:rsid w:val="006931FE"/>
    <w:rsid w:val="006948B6"/>
    <w:rsid w:val="00696CD2"/>
    <w:rsid w:val="006A3184"/>
    <w:rsid w:val="006A6AED"/>
    <w:rsid w:val="006A6B59"/>
    <w:rsid w:val="006A6C7D"/>
    <w:rsid w:val="006B74C4"/>
    <w:rsid w:val="006C1808"/>
    <w:rsid w:val="006C23BB"/>
    <w:rsid w:val="006D24F6"/>
    <w:rsid w:val="006D40DD"/>
    <w:rsid w:val="006D4F51"/>
    <w:rsid w:val="006D5795"/>
    <w:rsid w:val="006E3085"/>
    <w:rsid w:val="006E4867"/>
    <w:rsid w:val="006E68A5"/>
    <w:rsid w:val="006E6AAF"/>
    <w:rsid w:val="006E6B0D"/>
    <w:rsid w:val="006F0540"/>
    <w:rsid w:val="006F3B17"/>
    <w:rsid w:val="006F611D"/>
    <w:rsid w:val="006F634B"/>
    <w:rsid w:val="00703C54"/>
    <w:rsid w:val="00711F16"/>
    <w:rsid w:val="00713FC2"/>
    <w:rsid w:val="00715583"/>
    <w:rsid w:val="0072246D"/>
    <w:rsid w:val="00725029"/>
    <w:rsid w:val="0073000F"/>
    <w:rsid w:val="00734A9C"/>
    <w:rsid w:val="00735F79"/>
    <w:rsid w:val="00745F71"/>
    <w:rsid w:val="00750933"/>
    <w:rsid w:val="00753650"/>
    <w:rsid w:val="00760C2D"/>
    <w:rsid w:val="00764B48"/>
    <w:rsid w:val="00766947"/>
    <w:rsid w:val="007727AF"/>
    <w:rsid w:val="0077499B"/>
    <w:rsid w:val="007907C0"/>
    <w:rsid w:val="00792183"/>
    <w:rsid w:val="007A2404"/>
    <w:rsid w:val="007A2FFD"/>
    <w:rsid w:val="007B7925"/>
    <w:rsid w:val="007C2222"/>
    <w:rsid w:val="007C25EF"/>
    <w:rsid w:val="007C2E9A"/>
    <w:rsid w:val="007C40FB"/>
    <w:rsid w:val="007C42BC"/>
    <w:rsid w:val="007D58B1"/>
    <w:rsid w:val="007D74A9"/>
    <w:rsid w:val="007E26E2"/>
    <w:rsid w:val="007E6D9F"/>
    <w:rsid w:val="007F1093"/>
    <w:rsid w:val="007F1725"/>
    <w:rsid w:val="007F2A2B"/>
    <w:rsid w:val="007F5EE4"/>
    <w:rsid w:val="007F6799"/>
    <w:rsid w:val="0080601A"/>
    <w:rsid w:val="008074AC"/>
    <w:rsid w:val="008145B8"/>
    <w:rsid w:val="00822053"/>
    <w:rsid w:val="008310AE"/>
    <w:rsid w:val="008327C1"/>
    <w:rsid w:val="0083E3CD"/>
    <w:rsid w:val="00840525"/>
    <w:rsid w:val="0084374B"/>
    <w:rsid w:val="008501D9"/>
    <w:rsid w:val="0085167B"/>
    <w:rsid w:val="00852F57"/>
    <w:rsid w:val="00861ACB"/>
    <w:rsid w:val="00865DD4"/>
    <w:rsid w:val="0086692D"/>
    <w:rsid w:val="008808F9"/>
    <w:rsid w:val="0088679B"/>
    <w:rsid w:val="008907BB"/>
    <w:rsid w:val="00891B48"/>
    <w:rsid w:val="008A5D6B"/>
    <w:rsid w:val="008A66F8"/>
    <w:rsid w:val="008B1346"/>
    <w:rsid w:val="008B42BD"/>
    <w:rsid w:val="008C33A3"/>
    <w:rsid w:val="008C5A04"/>
    <w:rsid w:val="008D1903"/>
    <w:rsid w:val="008E40EE"/>
    <w:rsid w:val="008E5610"/>
    <w:rsid w:val="008F0B9E"/>
    <w:rsid w:val="009013C1"/>
    <w:rsid w:val="009028B5"/>
    <w:rsid w:val="00905713"/>
    <w:rsid w:val="00914866"/>
    <w:rsid w:val="00917A6B"/>
    <w:rsid w:val="00922C1D"/>
    <w:rsid w:val="00932050"/>
    <w:rsid w:val="009358BF"/>
    <w:rsid w:val="00936302"/>
    <w:rsid w:val="009477D8"/>
    <w:rsid w:val="00947B3B"/>
    <w:rsid w:val="00950927"/>
    <w:rsid w:val="0095145B"/>
    <w:rsid w:val="00952656"/>
    <w:rsid w:val="00956E32"/>
    <w:rsid w:val="00962C3F"/>
    <w:rsid w:val="00970E3E"/>
    <w:rsid w:val="00970F1A"/>
    <w:rsid w:val="00974C44"/>
    <w:rsid w:val="00976864"/>
    <w:rsid w:val="009768B9"/>
    <w:rsid w:val="00980FC6"/>
    <w:rsid w:val="00994E41"/>
    <w:rsid w:val="009A223A"/>
    <w:rsid w:val="009A3911"/>
    <w:rsid w:val="009B107C"/>
    <w:rsid w:val="009B3208"/>
    <w:rsid w:val="009B5114"/>
    <w:rsid w:val="009C2144"/>
    <w:rsid w:val="009C6F26"/>
    <w:rsid w:val="009D3E9B"/>
    <w:rsid w:val="009D625B"/>
    <w:rsid w:val="009D7775"/>
    <w:rsid w:val="009E00FD"/>
    <w:rsid w:val="009E3225"/>
    <w:rsid w:val="009E36A0"/>
    <w:rsid w:val="009E4AA4"/>
    <w:rsid w:val="009F57F9"/>
    <w:rsid w:val="009F63DA"/>
    <w:rsid w:val="00A0400E"/>
    <w:rsid w:val="00A06408"/>
    <w:rsid w:val="00A07AF1"/>
    <w:rsid w:val="00A20F7C"/>
    <w:rsid w:val="00A23AEE"/>
    <w:rsid w:val="00A2505D"/>
    <w:rsid w:val="00A307D4"/>
    <w:rsid w:val="00A315BC"/>
    <w:rsid w:val="00A34527"/>
    <w:rsid w:val="00A378BA"/>
    <w:rsid w:val="00A40061"/>
    <w:rsid w:val="00A4015B"/>
    <w:rsid w:val="00A50668"/>
    <w:rsid w:val="00A57DB3"/>
    <w:rsid w:val="00A65D9C"/>
    <w:rsid w:val="00A6640D"/>
    <w:rsid w:val="00A66FE0"/>
    <w:rsid w:val="00A72ED3"/>
    <w:rsid w:val="00A733AF"/>
    <w:rsid w:val="00A81924"/>
    <w:rsid w:val="00A90105"/>
    <w:rsid w:val="00AA5C99"/>
    <w:rsid w:val="00AA7309"/>
    <w:rsid w:val="00AB0A2D"/>
    <w:rsid w:val="00AB2598"/>
    <w:rsid w:val="00AB2B08"/>
    <w:rsid w:val="00AB2D64"/>
    <w:rsid w:val="00AC4C8D"/>
    <w:rsid w:val="00AC716D"/>
    <w:rsid w:val="00AC7232"/>
    <w:rsid w:val="00AD3476"/>
    <w:rsid w:val="00AE087A"/>
    <w:rsid w:val="00AE13ED"/>
    <w:rsid w:val="00AE21B9"/>
    <w:rsid w:val="00AE4B42"/>
    <w:rsid w:val="00AE4EAC"/>
    <w:rsid w:val="00AE58D4"/>
    <w:rsid w:val="00AF083D"/>
    <w:rsid w:val="00B06959"/>
    <w:rsid w:val="00B101F9"/>
    <w:rsid w:val="00B108FD"/>
    <w:rsid w:val="00B128EE"/>
    <w:rsid w:val="00B134B2"/>
    <w:rsid w:val="00B139CC"/>
    <w:rsid w:val="00B15419"/>
    <w:rsid w:val="00B157B5"/>
    <w:rsid w:val="00B1618F"/>
    <w:rsid w:val="00B21796"/>
    <w:rsid w:val="00B23313"/>
    <w:rsid w:val="00B2409B"/>
    <w:rsid w:val="00B440FD"/>
    <w:rsid w:val="00B450B4"/>
    <w:rsid w:val="00B63F3D"/>
    <w:rsid w:val="00B64605"/>
    <w:rsid w:val="00B660AA"/>
    <w:rsid w:val="00B66F7A"/>
    <w:rsid w:val="00B75308"/>
    <w:rsid w:val="00B8069F"/>
    <w:rsid w:val="00B816B7"/>
    <w:rsid w:val="00B86F49"/>
    <w:rsid w:val="00B87F0C"/>
    <w:rsid w:val="00BA3886"/>
    <w:rsid w:val="00BA4BF1"/>
    <w:rsid w:val="00BA6EC3"/>
    <w:rsid w:val="00BA78B9"/>
    <w:rsid w:val="00BB0294"/>
    <w:rsid w:val="00BB3A04"/>
    <w:rsid w:val="00BC0D0F"/>
    <w:rsid w:val="00BC0F7E"/>
    <w:rsid w:val="00BC3DFD"/>
    <w:rsid w:val="00BD03C5"/>
    <w:rsid w:val="00BD4099"/>
    <w:rsid w:val="00BD456D"/>
    <w:rsid w:val="00BE3AF1"/>
    <w:rsid w:val="00BE4189"/>
    <w:rsid w:val="00C06B6A"/>
    <w:rsid w:val="00C11A06"/>
    <w:rsid w:val="00C1228C"/>
    <w:rsid w:val="00C16547"/>
    <w:rsid w:val="00C17D7F"/>
    <w:rsid w:val="00C20E7E"/>
    <w:rsid w:val="00C21883"/>
    <w:rsid w:val="00C32C98"/>
    <w:rsid w:val="00C33EA6"/>
    <w:rsid w:val="00C35C17"/>
    <w:rsid w:val="00C41E7B"/>
    <w:rsid w:val="00C43D7C"/>
    <w:rsid w:val="00C47CA7"/>
    <w:rsid w:val="00C50BE1"/>
    <w:rsid w:val="00C63183"/>
    <w:rsid w:val="00C64548"/>
    <w:rsid w:val="00C6768D"/>
    <w:rsid w:val="00C7305D"/>
    <w:rsid w:val="00C77AC4"/>
    <w:rsid w:val="00C81789"/>
    <w:rsid w:val="00C84093"/>
    <w:rsid w:val="00C9464C"/>
    <w:rsid w:val="00C958D4"/>
    <w:rsid w:val="00C977F7"/>
    <w:rsid w:val="00CA39DB"/>
    <w:rsid w:val="00CA6C34"/>
    <w:rsid w:val="00CB6C6D"/>
    <w:rsid w:val="00CB7EAC"/>
    <w:rsid w:val="00CC0D80"/>
    <w:rsid w:val="00CC36C8"/>
    <w:rsid w:val="00CC72A3"/>
    <w:rsid w:val="00CF25D0"/>
    <w:rsid w:val="00CF4254"/>
    <w:rsid w:val="00CF7044"/>
    <w:rsid w:val="00D0720D"/>
    <w:rsid w:val="00D10FF2"/>
    <w:rsid w:val="00D11C85"/>
    <w:rsid w:val="00D23F54"/>
    <w:rsid w:val="00D24405"/>
    <w:rsid w:val="00D2529A"/>
    <w:rsid w:val="00D25CC2"/>
    <w:rsid w:val="00D27587"/>
    <w:rsid w:val="00D302A2"/>
    <w:rsid w:val="00D32919"/>
    <w:rsid w:val="00D3545B"/>
    <w:rsid w:val="00D52C41"/>
    <w:rsid w:val="00D52DAF"/>
    <w:rsid w:val="00D53F7E"/>
    <w:rsid w:val="00D54144"/>
    <w:rsid w:val="00D5552E"/>
    <w:rsid w:val="00D62531"/>
    <w:rsid w:val="00D738BF"/>
    <w:rsid w:val="00D75AFD"/>
    <w:rsid w:val="00D774AF"/>
    <w:rsid w:val="00D80CFF"/>
    <w:rsid w:val="00D90BCF"/>
    <w:rsid w:val="00D97FAB"/>
    <w:rsid w:val="00DA2565"/>
    <w:rsid w:val="00DB7860"/>
    <w:rsid w:val="00DB7A14"/>
    <w:rsid w:val="00DC5752"/>
    <w:rsid w:val="00DD2CDC"/>
    <w:rsid w:val="00DD4869"/>
    <w:rsid w:val="00DD6576"/>
    <w:rsid w:val="00DD70D3"/>
    <w:rsid w:val="00DE5A11"/>
    <w:rsid w:val="00DF01FC"/>
    <w:rsid w:val="00DF2532"/>
    <w:rsid w:val="00E00183"/>
    <w:rsid w:val="00E062DF"/>
    <w:rsid w:val="00E06492"/>
    <w:rsid w:val="00E07C65"/>
    <w:rsid w:val="00E13723"/>
    <w:rsid w:val="00E23DB2"/>
    <w:rsid w:val="00E25D46"/>
    <w:rsid w:val="00E27848"/>
    <w:rsid w:val="00E330F5"/>
    <w:rsid w:val="00E37045"/>
    <w:rsid w:val="00E50E7B"/>
    <w:rsid w:val="00E541A5"/>
    <w:rsid w:val="00E608CD"/>
    <w:rsid w:val="00E62A29"/>
    <w:rsid w:val="00E64DA1"/>
    <w:rsid w:val="00E6505D"/>
    <w:rsid w:val="00E702AC"/>
    <w:rsid w:val="00E82C06"/>
    <w:rsid w:val="00E82C36"/>
    <w:rsid w:val="00E85074"/>
    <w:rsid w:val="00E91DC9"/>
    <w:rsid w:val="00EC1A79"/>
    <w:rsid w:val="00ED05CB"/>
    <w:rsid w:val="00ED09DA"/>
    <w:rsid w:val="00ED3BE3"/>
    <w:rsid w:val="00EE53C1"/>
    <w:rsid w:val="00EF70F0"/>
    <w:rsid w:val="00F04A6A"/>
    <w:rsid w:val="00F1070D"/>
    <w:rsid w:val="00F10A69"/>
    <w:rsid w:val="00F144D4"/>
    <w:rsid w:val="00F203F9"/>
    <w:rsid w:val="00F23D7B"/>
    <w:rsid w:val="00F23F07"/>
    <w:rsid w:val="00F33057"/>
    <w:rsid w:val="00F335E8"/>
    <w:rsid w:val="00F37EE5"/>
    <w:rsid w:val="00F40C1A"/>
    <w:rsid w:val="00F44E44"/>
    <w:rsid w:val="00F45922"/>
    <w:rsid w:val="00F5255E"/>
    <w:rsid w:val="00F539B5"/>
    <w:rsid w:val="00F5536F"/>
    <w:rsid w:val="00F600A6"/>
    <w:rsid w:val="00F63452"/>
    <w:rsid w:val="00F634FB"/>
    <w:rsid w:val="00F6357E"/>
    <w:rsid w:val="00F801D2"/>
    <w:rsid w:val="00F822C2"/>
    <w:rsid w:val="00F82922"/>
    <w:rsid w:val="00F847BE"/>
    <w:rsid w:val="00FB19EB"/>
    <w:rsid w:val="00FB40FA"/>
    <w:rsid w:val="00FB4F14"/>
    <w:rsid w:val="00FD1B8C"/>
    <w:rsid w:val="00FD2967"/>
    <w:rsid w:val="00FD447C"/>
    <w:rsid w:val="00FF0337"/>
    <w:rsid w:val="00FF1002"/>
    <w:rsid w:val="00FF1277"/>
    <w:rsid w:val="0298C0C3"/>
    <w:rsid w:val="02A1D7A3"/>
    <w:rsid w:val="02B1930D"/>
    <w:rsid w:val="0376C354"/>
    <w:rsid w:val="064AF118"/>
    <w:rsid w:val="06CDC8DE"/>
    <w:rsid w:val="072DF417"/>
    <w:rsid w:val="0844A8E1"/>
    <w:rsid w:val="08609A01"/>
    <w:rsid w:val="0A005C25"/>
    <w:rsid w:val="0A1CEE06"/>
    <w:rsid w:val="0AB83427"/>
    <w:rsid w:val="0ACEA6D8"/>
    <w:rsid w:val="0AD5E516"/>
    <w:rsid w:val="0B541E24"/>
    <w:rsid w:val="0BA069BD"/>
    <w:rsid w:val="0BFF9E90"/>
    <w:rsid w:val="0C05FC2C"/>
    <w:rsid w:val="0CBD74FA"/>
    <w:rsid w:val="0D476D50"/>
    <w:rsid w:val="0D70A4C6"/>
    <w:rsid w:val="0E5CB58A"/>
    <w:rsid w:val="0F1C7E96"/>
    <w:rsid w:val="10B4E2FC"/>
    <w:rsid w:val="111F46BD"/>
    <w:rsid w:val="11A3A4CF"/>
    <w:rsid w:val="1230C70C"/>
    <w:rsid w:val="13521351"/>
    <w:rsid w:val="136A319F"/>
    <w:rsid w:val="14093A78"/>
    <w:rsid w:val="155BEB79"/>
    <w:rsid w:val="155BEDDE"/>
    <w:rsid w:val="171010B6"/>
    <w:rsid w:val="179F7DB5"/>
    <w:rsid w:val="198547C0"/>
    <w:rsid w:val="19EB69EF"/>
    <w:rsid w:val="1A8BBE02"/>
    <w:rsid w:val="1AC9C305"/>
    <w:rsid w:val="1B5E4E58"/>
    <w:rsid w:val="1C069E48"/>
    <w:rsid w:val="1C6B3DD7"/>
    <w:rsid w:val="1C8782D7"/>
    <w:rsid w:val="1D0F67A4"/>
    <w:rsid w:val="1DDDE838"/>
    <w:rsid w:val="1EE47241"/>
    <w:rsid w:val="1F4D6711"/>
    <w:rsid w:val="1F55A894"/>
    <w:rsid w:val="1F876D76"/>
    <w:rsid w:val="1FCB94EE"/>
    <w:rsid w:val="20674FFB"/>
    <w:rsid w:val="20A4B37C"/>
    <w:rsid w:val="223FBAA9"/>
    <w:rsid w:val="2311EFE4"/>
    <w:rsid w:val="23AAD132"/>
    <w:rsid w:val="27AF719F"/>
    <w:rsid w:val="2B577A52"/>
    <w:rsid w:val="2DE9842D"/>
    <w:rsid w:val="2F4F9FFE"/>
    <w:rsid w:val="2F78558F"/>
    <w:rsid w:val="2F9EFCF3"/>
    <w:rsid w:val="30185EE3"/>
    <w:rsid w:val="3097E7F0"/>
    <w:rsid w:val="335367BD"/>
    <w:rsid w:val="3489B2A8"/>
    <w:rsid w:val="35527CB8"/>
    <w:rsid w:val="355C6A17"/>
    <w:rsid w:val="35B62B68"/>
    <w:rsid w:val="360B9834"/>
    <w:rsid w:val="381313EA"/>
    <w:rsid w:val="384593E9"/>
    <w:rsid w:val="3B6437CC"/>
    <w:rsid w:val="3C5F065B"/>
    <w:rsid w:val="3C93A2AE"/>
    <w:rsid w:val="3DED7EDA"/>
    <w:rsid w:val="3E80B402"/>
    <w:rsid w:val="3EF2A654"/>
    <w:rsid w:val="3FAA5C56"/>
    <w:rsid w:val="3FFABD3E"/>
    <w:rsid w:val="408A81FD"/>
    <w:rsid w:val="417D6937"/>
    <w:rsid w:val="41E58EAF"/>
    <w:rsid w:val="44368999"/>
    <w:rsid w:val="4467D4DB"/>
    <w:rsid w:val="44F3DDC3"/>
    <w:rsid w:val="45826642"/>
    <w:rsid w:val="45926D78"/>
    <w:rsid w:val="46316F05"/>
    <w:rsid w:val="465A0444"/>
    <w:rsid w:val="46848B18"/>
    <w:rsid w:val="47FFD68F"/>
    <w:rsid w:val="4AE76491"/>
    <w:rsid w:val="4B66A8B0"/>
    <w:rsid w:val="4BE9DA13"/>
    <w:rsid w:val="4C26E792"/>
    <w:rsid w:val="4CC170CC"/>
    <w:rsid w:val="4D479251"/>
    <w:rsid w:val="520B02A9"/>
    <w:rsid w:val="529EC642"/>
    <w:rsid w:val="52F4DE1B"/>
    <w:rsid w:val="552FE457"/>
    <w:rsid w:val="55ECB36E"/>
    <w:rsid w:val="57613E9E"/>
    <w:rsid w:val="57AB4136"/>
    <w:rsid w:val="58237F89"/>
    <w:rsid w:val="596A26B1"/>
    <w:rsid w:val="6029B38E"/>
    <w:rsid w:val="62E2B328"/>
    <w:rsid w:val="62F35A5E"/>
    <w:rsid w:val="6392945F"/>
    <w:rsid w:val="63EA56AA"/>
    <w:rsid w:val="6415BB51"/>
    <w:rsid w:val="644F9697"/>
    <w:rsid w:val="64552DDA"/>
    <w:rsid w:val="64FD81DB"/>
    <w:rsid w:val="670BBFB3"/>
    <w:rsid w:val="686F71D1"/>
    <w:rsid w:val="6B2DCAF7"/>
    <w:rsid w:val="6C9D1349"/>
    <w:rsid w:val="6D21A7DB"/>
    <w:rsid w:val="6D4D61C5"/>
    <w:rsid w:val="6EF08BC8"/>
    <w:rsid w:val="6F4B442F"/>
    <w:rsid w:val="6F60466C"/>
    <w:rsid w:val="6FC0A53E"/>
    <w:rsid w:val="70BDB260"/>
    <w:rsid w:val="70F75112"/>
    <w:rsid w:val="720BE8C2"/>
    <w:rsid w:val="729D2578"/>
    <w:rsid w:val="72D53A42"/>
    <w:rsid w:val="746B4E43"/>
    <w:rsid w:val="75AE2A5D"/>
    <w:rsid w:val="7740DF3B"/>
    <w:rsid w:val="77A703B4"/>
    <w:rsid w:val="799006AA"/>
    <w:rsid w:val="7A4323F0"/>
    <w:rsid w:val="7A70E80E"/>
    <w:rsid w:val="7BF18C3E"/>
    <w:rsid w:val="7BFD0524"/>
    <w:rsid w:val="7D0B7887"/>
    <w:rsid w:val="7E6E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D51F"/>
  <w15:chartTrackingRefBased/>
  <w15:docId w15:val="{562903CF-E0B0-42F6-92F5-E21915B6A9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7C8F"/>
  </w:style>
  <w:style w:type="paragraph" w:styleId="Heading1">
    <w:name w:val="heading 1"/>
    <w:basedOn w:val="Normal"/>
    <w:next w:val="Normal"/>
    <w:link w:val="Heading1Char"/>
    <w:uiPriority w:val="9"/>
    <w:qFormat/>
    <w:rsid w:val="002C7CA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CA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B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CA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7CA5"/>
  </w:style>
  <w:style w:type="paragraph" w:styleId="Footer">
    <w:name w:val="footer"/>
    <w:basedOn w:val="Normal"/>
    <w:link w:val="FooterChar"/>
    <w:uiPriority w:val="99"/>
    <w:unhideWhenUsed/>
    <w:rsid w:val="002C7CA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7CA5"/>
  </w:style>
  <w:style w:type="character" w:styleId="Heading1Char" w:customStyle="1">
    <w:name w:val="Heading 1 Char"/>
    <w:basedOn w:val="DefaultParagraphFont"/>
    <w:link w:val="Heading1"/>
    <w:uiPriority w:val="9"/>
    <w:rsid w:val="002C7CA5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C7CA5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C7CA5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7D58B1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7D58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3">
    <w:name w:val="Grid Table 1 Light Accent 3"/>
    <w:basedOn w:val="TableNormal"/>
    <w:uiPriority w:val="46"/>
    <w:rsid w:val="007D58B1"/>
    <w:pPr>
      <w:spacing w:after="0" w:line="240" w:lineRule="auto"/>
    </w:pPr>
    <w:tblPr>
      <w:tblStyleRowBandSize w:val="1"/>
      <w:tblStyleColBandSize w:val="1"/>
      <w:tblBorders>
        <w:top w:val="single" w:color="D6E3BC" w:themeColor="accent3" w:themeTint="66" w:sz="4" w:space="0"/>
        <w:left w:val="single" w:color="D6E3BC" w:themeColor="accent3" w:themeTint="66" w:sz="4" w:space="0"/>
        <w:bottom w:val="single" w:color="D6E3BC" w:themeColor="accent3" w:themeTint="66" w:sz="4" w:space="0"/>
        <w:right w:val="single" w:color="D6E3BC" w:themeColor="accent3" w:themeTint="66" w:sz="4" w:space="0"/>
        <w:insideH w:val="single" w:color="D6E3BC" w:themeColor="accent3" w:themeTint="66" w:sz="4" w:space="0"/>
        <w:insideV w:val="single" w:color="D6E3BC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6505D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E6505D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color="95B3D7" w:themeColor="accent1" w:themeTint="99" w:sz="4" w:space="0"/>
        </w:tcBorders>
      </w:tcPr>
    </w:tblStylePr>
    <w:tblStylePr w:type="nwCell">
      <w:tblPr/>
      <w:tcPr>
        <w:tcBorders>
          <w:bottom w:val="single" w:color="95B3D7" w:themeColor="accent1" w:themeTint="99" w:sz="4" w:space="0"/>
        </w:tcBorders>
      </w:tcPr>
    </w:tblStylePr>
    <w:tblStylePr w:type="seCell">
      <w:tblPr/>
      <w:tcPr>
        <w:tcBorders>
          <w:top w:val="single" w:color="95B3D7" w:themeColor="accent1" w:themeTint="99" w:sz="4" w:space="0"/>
        </w:tcBorders>
      </w:tcPr>
    </w:tblStylePr>
    <w:tblStylePr w:type="swCell">
      <w:tblPr/>
      <w:tcPr>
        <w:tcBorders>
          <w:top w:val="single" w:color="95B3D7" w:themeColor="accent1" w:themeTint="99" w:sz="4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6505D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650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50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505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6505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36505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65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BA38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3BE3"/>
    <w:rPr>
      <w:color w:val="800080" w:themeColor="followedHyperlink"/>
      <w:u w:val="single"/>
    </w:rPr>
  </w:style>
  <w:style w:type="table" w:styleId="GridTable4-Accent6">
    <w:name w:val="Grid Table 4 Accent 6"/>
    <w:basedOn w:val="TableNormal"/>
    <w:uiPriority w:val="49"/>
    <w:rsid w:val="00307564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307564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634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634F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151D3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B63F3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63F3D"/>
    <w:rPr>
      <w:b/>
      <w:bCs/>
      <w:sz w:val="20"/>
      <w:szCs w:val="20"/>
    </w:rPr>
  </w:style>
  <w:style w:type="table" w:styleId="GridTable4-Accent3">
    <w:name w:val="Grid Table 4 Accent 3"/>
    <w:basedOn w:val="TableNormal"/>
    <w:uiPriority w:val="49"/>
    <w:rsid w:val="007F1093"/>
    <w:pPr>
      <w:spacing w:after="0" w:line="240" w:lineRule="auto"/>
    </w:p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lrnorg.atlassian.net/browse/IC-13467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489B26EC-0A94-46AE-AA4A-FAC3C17D3566}">
    <t:Anchor>
      <t:Comment id="668640336"/>
    </t:Anchor>
    <t:History>
      <t:Event id="{4D05788F-9743-4F57-AB5B-97807D0BB174}" time="2026-03-25T18:35:30.188Z">
        <t:Attribution userId="S::rajal.ajai@lrn.com::78a6d8fc-b283-4014-8216-de8298e7faaa" userProvider="AD" userName="Rajal Ajai"/>
        <t:Anchor>
          <t:Comment id="668640336"/>
        </t:Anchor>
        <t:Create/>
      </t:Event>
      <t:Event id="{158DB1C4-6C88-47D8-AD89-11562DB1D638}" time="2026-03-25T18:35:30.188Z">
        <t:Attribution userId="S::rajal.ajai@lrn.com::78a6d8fc-b283-4014-8216-de8298e7faaa" userProvider="AD" userName="Rajal Ajai"/>
        <t:Anchor>
          <t:Comment id="668640336"/>
        </t:Anchor>
        <t:Assign userId="S::shemal.shah@lrn.com::1dd858df-d5c3-4088-ab57-c6587fcd3b3c" userProvider="AD" userName="Shemal Shah"/>
      </t:Event>
      <t:Event id="{806A4530-C356-4927-8606-AD2A96A5205E}" time="2026-03-25T18:35:30.188Z">
        <t:Attribution userId="S::rajal.ajai@lrn.com::78a6d8fc-b283-4014-8216-de8298e7faaa" userProvider="AD" userName="Rajal Ajai"/>
        <t:Anchor>
          <t:Comment id="668640336"/>
        </t:Anchor>
        <t:SetTitle title="@Shemal Shah pls connect with @Rajashekar Arroju and @Neetesh Vishwakarma for pendo code questions. In Design I have noticed that PEndo is not initializing. For DAM it may face same issues."/>
      </t:Event>
      <t:Event id="{08EB2A49-5ECB-444F-A609-12F9EB56B264}" time="2026-03-26T19:01:31.394Z">
        <t:Attribution userId="S::rajal.ajai@lrn.com::78a6d8fc-b283-4014-8216-de8298e7faaa" userProvider="AD" userName="Rajal Ajai"/>
        <t:Anchor>
          <t:Comment id="2081961065"/>
        </t:Anchor>
        <t:UnassignAll/>
      </t:Event>
      <t:Event id="{B2238601-334F-4043-A41A-4EF744503D89}" time="2026-03-26T19:01:31.394Z">
        <t:Attribution userId="S::rajal.ajai@lrn.com::78a6d8fc-b283-4014-8216-de8298e7faaa" userProvider="AD" userName="Rajal Ajai"/>
        <t:Anchor>
          <t:Comment id="2081961065"/>
        </t:Anchor>
        <t:Assign userId="S::rajashekar.arroju@lrn.com::e8d23486-bd6a-4a41-b6b9-810f4aef3198" userProvider="AD" userName="Rajashekar Arroju"/>
      </t:Event>
    </t:History>
  </t:Task>
  <t:Task id="{36F19DC5-51D2-6C44-8CC1-0F69CBEFA19D}">
    <t:Anchor>
      <t:Comment id="1715190232"/>
    </t:Anchor>
    <t:History>
      <t:Event id="{95899423-1CF4-C644-87C5-604630A2947D}" time="2026-05-29T18:08:43.545Z">
        <t:Attribution userId="S::rajal.ajai@lrn.com::78a6d8fc-b283-4014-8216-de8298e7faaa" userProvider="AD" userName="Rajal Ajai"/>
        <t:Anchor>
          <t:Comment id="1715190232"/>
        </t:Anchor>
        <t:Create/>
      </t:Event>
      <t:Event id="{694444AB-4907-E54D-8A00-942B9489D13F}" time="2026-05-29T18:08:43.545Z">
        <t:Attribution userId="S::rajal.ajai@lrn.com::78a6d8fc-b283-4014-8216-de8298e7faaa" userProvider="AD" userName="Rajal Ajai"/>
        <t:Anchor>
          <t:Comment id="1715190232"/>
        </t:Anchor>
        <t:Assign userId="S::shemal.shah@lrn.com::1dd858df-d5c3-4088-ab57-c6587fcd3b3c" userProvider="AD" userName="Shemal Shah"/>
      </t:Event>
      <t:Event id="{99770D6C-3941-8343-A529-C08BF59E53BD}" time="2026-05-29T18:08:43.545Z">
        <t:Attribution userId="S::rajal.ajai@lrn.com::78a6d8fc-b283-4014-8216-de8298e7faaa" userProvider="AD" userName="Rajal Ajai"/>
        <t:Anchor>
          <t:Comment id="1715190232"/>
        </t:Anchor>
        <t:SetTitle title="@Shemal Shah did you add this? Is DAM user a client admin? In Pendo we only track Role 4. Pls confirm. Thanks. "/>
      </t:Event>
    </t:History>
  </t:Task>
  <t:Task id="{499C7581-742F-435E-9C83-AE6A7674677F}">
    <t:Anchor>
      <t:Comment id="343882577"/>
    </t:Anchor>
    <t:History>
      <t:Event id="{C69EE174-13E4-4057-9C63-CCBD6E0D8C77}" time="2024-08-27T05:41:15.427Z">
        <t:Attribution userId="S::prasad.talpade@lrn.com::ef13b977-57f1-421e-8d72-a25b92e824a2" userProvider="AD" userName="Prasad Talpade"/>
        <t:Anchor>
          <t:Comment id="343882577"/>
        </t:Anchor>
        <t:Create/>
      </t:Event>
      <t:Event id="{B050339A-E3F8-43E4-9EA7-FCF2C3BF0D63}" time="2024-08-27T05:41:15.427Z">
        <t:Attribution userId="S::prasad.talpade@lrn.com::ef13b977-57f1-421e-8d72-a25b92e824a2" userProvider="AD" userName="Prasad Talpade"/>
        <t:Anchor>
          <t:Comment id="343882577"/>
        </t:Anchor>
        <t:Assign userId="S::rajal.ajai@lrn.com::78a6d8fc-b283-4014-8216-de8298e7faaa" userProvider="AD" userName="Rajal Ajai"/>
      </t:Event>
      <t:Event id="{017D7C03-1192-4117-BFE4-B0D878E1130A}" time="2024-08-27T05:41:15.427Z">
        <t:Attribution userId="S::prasad.talpade@lrn.com::ef13b977-57f1-421e-8d72-a25b92e824a2" userProvider="AD" userName="Prasad Talpade"/>
        <t:Anchor>
          <t:Comment id="343882577"/>
        </t:Anchor>
        <t:SetTitle title="Hi @Rajal Ajai, We will be working on this epic in Q4."/>
      </t:Event>
      <t:Event id="{11D85678-AA81-0D42-9F3E-77CF4579C416}" time="2025-09-16T18:16:07.482Z">
        <t:Attribution userId="S::rajal.ajai@lrn.com::78a6d8fc-b283-4014-8216-de8298e7faaa" userProvider="AD" userName="Rajal Ajai"/>
        <t:Progress percentComplete="100"/>
      </t:Event>
    </t:History>
  </t:Task>
  <t:Task id="{48E90AF9-C60B-4230-A1B2-BCBE80C73369}">
    <t:Anchor>
      <t:Comment id="1806437565"/>
    </t:Anchor>
    <t:History>
      <t:Event id="{43C78228-86F9-4F6D-AB8C-55A0B56F0255}" time="2026-03-25T18:34:04.53Z">
        <t:Attribution userId="S::rajal.ajai@lrn.com::78a6d8fc-b283-4014-8216-de8298e7faaa" userProvider="AD" userName="Rajal Ajai"/>
        <t:Anchor>
          <t:Comment id="1806437565"/>
        </t:Anchor>
        <t:Create/>
      </t:Event>
      <t:Event id="{F777BE39-1A43-420A-B110-8A2FD1A11841}" time="2026-03-25T18:34:04.53Z">
        <t:Attribution userId="S::rajal.ajai@lrn.com::78a6d8fc-b283-4014-8216-de8298e7faaa" userProvider="AD" userName="Rajal Ajai"/>
        <t:Anchor>
          <t:Comment id="1806437565"/>
        </t:Anchor>
        <t:Assign userId="S::neetesh.vishwakarma@lrn.com::4e47d97b-c232-434f-a403-026b787bfa69" userProvider="AD" userName="Neetesh Vishwakarma"/>
      </t:Event>
      <t:Event id="{A022FA13-8C15-4A85-9ABB-1507C951F48D}" time="2026-03-25T18:34:04.53Z">
        <t:Attribution userId="S::rajal.ajai@lrn.com::78a6d8fc-b283-4014-8216-de8298e7faaa" userProvider="AD" userName="Rajal Ajai"/>
        <t:Anchor>
          <t:Comment id="1806437565"/>
        </t:Anchor>
        <t:SetTitle title="@Neetesh Vishwakarma hi tagging you to this file as Content Manager TL is the reviewer for all Pendo related work. CC: @Clint Crasto @Mudassar Khanzada @Bhavin Gala"/>
      </t:Event>
      <t:Event id="{A9AAE18A-1995-451F-B27E-3ACB980B488B}" time="2026-06-04T10:18:08.246Z">
        <t:Attribution userId="S::neetesh.vishwakarma@lrn.com::4e47d97b-c232-434f-a403-026b787bfa69" userProvider="AD" userName="Neetesh Vishwakarma"/>
        <t:Anchor>
          <t:Comment id="1997920007"/>
        </t:Anchor>
        <t:UnassignAll/>
      </t:Event>
      <t:Event id="{45FDB014-FB38-4F0E-B652-E0AD7614815D}" time="2026-06-04T10:18:08.246Z">
        <t:Attribution userId="S::neetesh.vishwakarma@lrn.com::4e47d97b-c232-434f-a403-026b787bfa69" userProvider="AD" userName="Neetesh Vishwakarma"/>
        <t:Anchor>
          <t:Comment id="1997920007"/>
        </t:Anchor>
        <t:Assign userId="S::rajal.ajai@lrn.com::78a6d8fc-b283-4014-8216-de8298e7faaa" userProvider="AD" userName="Rajal Ajai"/>
      </t:Event>
    </t:History>
  </t:Task>
  <t:Task id="{A2B125B3-8E08-6C43-BF7B-F3A3B1C09472}">
    <t:Anchor>
      <t:Comment id="2021791353"/>
    </t:Anchor>
    <t:History>
      <t:Event id="{3B20CB17-FAE3-FA4B-87FE-847A904F590E}" time="2026-05-29T18:17:09.504Z">
        <t:Attribution userId="S::rajal.ajai@lrn.com::78a6d8fc-b283-4014-8216-de8298e7faaa" userProvider="AD" userName="Rajal Ajai"/>
        <t:Anchor>
          <t:Comment id="2021791353"/>
        </t:Anchor>
        <t:Create/>
      </t:Event>
      <t:Event id="{43CDE3FD-D487-BB4D-99F5-E2EE6860FEB7}" time="2026-05-29T18:17:09.504Z">
        <t:Attribution userId="S::rajal.ajai@lrn.com::78a6d8fc-b283-4014-8216-de8298e7faaa" userProvider="AD" userName="Rajal Ajai"/>
        <t:Anchor>
          <t:Comment id="2021791353"/>
        </t:Anchor>
        <t:Assign userId="S::harpreet.saluja@lrn.com::4ef79fae-281c-4dcb-bf6e-397e0ae94521" userProvider="AD" userName="Harpreet Saluja"/>
      </t:Event>
      <t:Event id="{407EE362-C14B-A54D-A2AE-354110E3CF3F}" time="2026-05-29T18:17:09.504Z">
        <t:Attribution userId="S::rajal.ajai@lrn.com::78a6d8fc-b283-4014-8216-de8298e7faaa" userProvider="AD" userName="Rajal Ajai"/>
        <t:Anchor>
          <t:Comment id="2021791353"/>
        </t:Anchor>
        <t:SetTitle title="@Harpreet Saluja update this based on product flags we are receiving from SF. Thanks. "/>
      </t:Event>
      <t:Event id="{4CD8B112-0E4B-214D-BB1C-06BD092E896C}" time="2026-05-29T18:38:28.665Z">
        <t:Attribution userId="S::harpreet.saluja@lrn.com::4ef79fae-281c-4dcb-bf6e-397e0ae94521" userProvider="AD" userName="Harpreet Saluja"/>
        <t:Progress percentComplete="100"/>
      </t:Event>
    </t:History>
  </t:Task>
  <t:Task id="{2FE4E04C-452B-4F20-BC8F-31DA039AF2C5}">
    <t:Anchor>
      <t:Comment id="105792993"/>
    </t:Anchor>
    <t:History>
      <t:Event id="{3103BA8D-41E2-44FB-AA1E-C322953DBB87}" time="2024-06-24T19:21:08.779Z">
        <t:Attribution userId="S::rajal.ajai@lrn.com::78a6d8fc-b283-4014-8216-de8298e7faaa" userProvider="AD" userName="Rajal Ajai"/>
        <t:Anchor>
          <t:Comment id="105792993"/>
        </t:Anchor>
        <t:Create/>
      </t:Event>
      <t:Event id="{506C2DED-C049-41A2-B5F1-CAD7B7843677}" time="2024-06-24T19:21:08.779Z">
        <t:Attribution userId="S::rajal.ajai@lrn.com::78a6d8fc-b283-4014-8216-de8298e7faaa" userProvider="AD" userName="Rajal Ajai"/>
        <t:Anchor>
          <t:Comment id="105792993"/>
        </t:Anchor>
        <t:Assign userId="S::vivek.vaghani@lrn.com::f059f654-414d-4953-a50a-e90dbe031cbd" userProvider="AD" userName="Vivek Vaghani"/>
      </t:Event>
      <t:Event id="{6CAB982E-378B-4AB7-8957-7B6F685C9459}" time="2024-06-24T19:21:08.779Z">
        <t:Attribution userId="S::rajal.ajai@lrn.com::78a6d8fc-b283-4014-8216-de8298e7faaa" userProvider="AD" userName="Rajal Ajai"/>
        <t:Anchor>
          <t:Comment id="105792993"/>
        </t:Anchor>
        <t:SetTitle title="@Vivek Vaghani hey Vivek you may want to document the requirements and I will update the steps or process as per. Thanks."/>
      </t:Event>
      <t:Event id="{DD894C6A-06FC-4C9E-BB5F-DC42124A4B4E}" time="2024-07-02T10:53:57.977Z">
        <t:Attribution userId="S::vivek.vaghani@lrn.com::f059f654-414d-4953-a50a-e90dbe031cbd" userProvider="AD" userName="Vivek Vaghani"/>
        <t:Progress percentComplete="100"/>
      </t:Event>
    </t:History>
  </t:Task>
  <t:Task id="{4E0A9E88-5DED-364D-9F69-01CA0F317F0C}">
    <t:Anchor>
      <t:Comment id="353077111"/>
    </t:Anchor>
    <t:History>
      <t:Event id="{9AA04023-CE7A-A748-83F3-AC6DDA5FDED6}" time="2026-05-29T18:15:53.518Z">
        <t:Attribution userId="S::rajal.ajai@lrn.com::78a6d8fc-b283-4014-8216-de8298e7faaa" userProvider="AD" userName="Rajal Ajai"/>
        <t:Anchor>
          <t:Comment id="353077111"/>
        </t:Anchor>
        <t:Create/>
      </t:Event>
      <t:Event id="{6C6D0C6E-B99C-3241-B8C5-1D59CA66B500}" time="2026-05-29T18:15:53.518Z">
        <t:Attribution userId="S::rajal.ajai@lrn.com::78a6d8fc-b283-4014-8216-de8298e7faaa" userProvider="AD" userName="Rajal Ajai"/>
        <t:Anchor>
          <t:Comment id="353077111"/>
        </t:Anchor>
        <t:Assign userId="S::mudassar.khanzada@lrn.com::04c5888c-cc45-4129-94fe-f156fab35262" userProvider="AD" userName="Mudassar Khanzada"/>
      </t:Event>
      <t:Event id="{1C2B6C81-6B12-B54D-8EE1-829BC63C3A25}" time="2026-05-29T18:15:53.518Z">
        <t:Attribution userId="S::rajal.ajai@lrn.com::78a6d8fc-b283-4014-8216-de8298e7faaa" userProvider="AD" userName="Rajal Ajai"/>
        <t:Anchor>
          <t:Comment id="353077111"/>
        </t:Anchor>
        <t:SetTitle title="@Mudassar Khanzada @Karan Anant Kotkar please get the roles updated by Neetesh / @Bhavin Gala. CC: @Harpreet Saluja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B743CD4565BD4B8AEAD2B8A0F774F3" ma:contentTypeVersion="21" ma:contentTypeDescription="Create a new document." ma:contentTypeScope="" ma:versionID="5eeff4ef9e1d3d8dafdf247544551f65">
  <xsd:schema xmlns:xsd="http://www.w3.org/2001/XMLSchema" xmlns:xs="http://www.w3.org/2001/XMLSchema" xmlns:p="http://schemas.microsoft.com/office/2006/metadata/properties" xmlns:ns2="fb753195-1b6f-4d40-bcc8-d4ef7225d55b" xmlns:ns3="bd06e2f8-be43-42b7-8cf1-de420e7a8a3f" targetNamespace="http://schemas.microsoft.com/office/2006/metadata/properties" ma:root="true" ma:fieldsID="99783d374621a203526a35236eeb5107" ns2:_="" ns3:_="">
    <xsd:import namespace="fb753195-1b6f-4d40-bcc8-d4ef7225d55b"/>
    <xsd:import namespace="bd06e2f8-be43-42b7-8cf1-de420e7a8a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ntent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DocumentOwner" minOccurs="0"/>
                <xsd:element ref="ns2:FinishedEditing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53195-1b6f-4d40-bcc8-d4ef7225d5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ntent" ma:index="18" nillable="true" ma:displayName="Expiration Date" ma:description="What is in this document?" ma:format="Dropdown" ma:internalName="Content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b60cf6b-e58f-4650-8594-52c45696ac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ocumentOwner" ma:index="25" nillable="true" ma:displayName="Document Owner" ma:format="Dropdown" ma:internalName="DocumentOwner">
      <xsd:simpleType>
        <xsd:restriction base="dms:Text">
          <xsd:maxLength value="255"/>
        </xsd:restriction>
      </xsd:simpleType>
    </xsd:element>
    <xsd:element name="FinishedEditing" ma:index="26" nillable="true" ma:displayName="Finished Editing" ma:default="0" ma:description="Set to yes when all edits have been implemented on the document" ma:format="Dropdown" ma:internalName="FinishedEditing">
      <xsd:simpleType>
        <xsd:restriction base="dms:Boolean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6e2f8-be43-42b7-8cf1-de420e7a8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9d33ed9-3fea-4fb3-bb1c-adf2400f5a53}" ma:internalName="TaxCatchAll" ma:showField="CatchAllData" ma:web="bd06e2f8-be43-42b7-8cf1-de420e7a8a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fb753195-1b6f-4d40-bcc8-d4ef7225d55b" xsi:nil="true"/>
    <TaxCatchAll xmlns="bd06e2f8-be43-42b7-8cf1-de420e7a8a3f" xsi:nil="true"/>
    <Content xmlns="fb753195-1b6f-4d40-bcc8-d4ef7225d55b" xsi:nil="true"/>
    <lcf76f155ced4ddcb4097134ff3c332f xmlns="fb753195-1b6f-4d40-bcc8-d4ef7225d55b">
      <Terms xmlns="http://schemas.microsoft.com/office/infopath/2007/PartnerControls"/>
    </lcf76f155ced4ddcb4097134ff3c332f>
    <FinishedEditing xmlns="fb753195-1b6f-4d40-bcc8-d4ef7225d55b">false</FinishedEditing>
    <SharedWithUsers xmlns="bd06e2f8-be43-42b7-8cf1-de420e7a8a3f">
      <UserInfo>
        <DisplayName>Bhavin Gala</DisplayName>
        <AccountId>128</AccountId>
        <AccountType/>
      </UserInfo>
      <UserInfo>
        <DisplayName>Gaurav Shukla</DisplayName>
        <AccountId>315</AccountId>
        <AccountType/>
      </UserInfo>
      <UserInfo>
        <DisplayName>Vivek Yarra</DisplayName>
        <AccountId>1442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D7A22-EB50-41CE-A4CD-F20F3A57E2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1CC4D-467E-44E9-8F75-33CF13241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53195-1b6f-4d40-bcc8-d4ef7225d55b"/>
    <ds:schemaRef ds:uri="bd06e2f8-be43-42b7-8cf1-de420e7a8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CB6CC8-58CA-4F70-A0ED-C3599043FC69}">
  <ds:schemaRefs>
    <ds:schemaRef ds:uri="http://schemas.microsoft.com/office/2006/metadata/properties"/>
    <ds:schemaRef ds:uri="http://schemas.microsoft.com/office/infopath/2007/PartnerControls"/>
    <ds:schemaRef ds:uri="fb753195-1b6f-4d40-bcc8-d4ef7225d55b"/>
    <ds:schemaRef ds:uri="bd06e2f8-be43-42b7-8cf1-de420e7a8a3f"/>
  </ds:schemaRefs>
</ds:datastoreItem>
</file>

<file path=customXml/itemProps4.xml><?xml version="1.0" encoding="utf-8"?>
<ds:datastoreItem xmlns:ds="http://schemas.openxmlformats.org/officeDocument/2006/customXml" ds:itemID="{E3D482D6-9410-48E8-8674-F94CEC0847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Bhavin Gala</dc:creator>
  <keywords/>
  <dc:description/>
  <lastModifiedBy>Neetesh Vishwakarma</lastModifiedBy>
  <revision>393</revision>
  <dcterms:created xsi:type="dcterms:W3CDTF">2024-06-14T10:05:00.0000000Z</dcterms:created>
  <dcterms:modified xsi:type="dcterms:W3CDTF">2026-06-04T10:18:48.7940917Z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0x010100A7B743CD4565BD4B8AEAD2B8A0F774F3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